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74F625" w14:textId="77777777" w:rsidR="00F15DE3" w:rsidRPr="00F03502" w:rsidRDefault="4BC668C4" w:rsidP="4BC668C4">
      <w:pPr>
        <w:spacing w:after="0" w:line="240" w:lineRule="auto"/>
        <w:ind w:left="284"/>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CENTRO TECNOLÓGICO POSITIVO</w:t>
      </w:r>
    </w:p>
    <w:p w14:paraId="3413AB61" w14:textId="77777777" w:rsidR="00F15DE3" w:rsidRPr="00F03502" w:rsidRDefault="4BC668C4" w:rsidP="4BC668C4">
      <w:pPr>
        <w:spacing w:after="132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HENRIQUE ANTONIO MERLIN JUNIOR</w:t>
      </w:r>
    </w:p>
    <w:p w14:paraId="03605B7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MARCELO RIVERA DA SILVA</w:t>
      </w:r>
    </w:p>
    <w:p w14:paraId="22A21584"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RODRIGO RIVERA DA SILVA</w:t>
      </w:r>
    </w:p>
    <w:p w14:paraId="3F201EC9" w14:textId="77777777" w:rsidR="00F15DE3" w:rsidRPr="00F03502" w:rsidRDefault="57AF88EB" w:rsidP="57AF88EB">
      <w:pPr>
        <w:spacing w:before="276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Let’s Cook</w:t>
      </w:r>
    </w:p>
    <w:p w14:paraId="4E49D78D"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01DF2C2B"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1C46CBA0" w14:textId="77777777" w:rsidR="00F15DE3" w:rsidRPr="00F03502" w:rsidRDefault="00F15DE3" w:rsidP="00F15DE3">
      <w:pPr>
        <w:spacing w:after="240" w:line="240" w:lineRule="auto"/>
        <w:rPr>
          <w:rFonts w:ascii="Arial" w:eastAsia="Times New Roman" w:hAnsi="Arial" w:cs="Arial"/>
          <w:sz w:val="24"/>
          <w:szCs w:val="24"/>
          <w:lang w:eastAsia="pt-BR"/>
        </w:rPr>
      </w:pPr>
    </w:p>
    <w:p w14:paraId="62FE7750" w14:textId="77777777" w:rsidR="00F15DE3" w:rsidRPr="00F03502" w:rsidRDefault="00F15DE3" w:rsidP="00F15DE3">
      <w:pPr>
        <w:spacing w:after="240" w:line="240" w:lineRule="auto"/>
        <w:rPr>
          <w:rFonts w:ascii="Arial" w:eastAsia="Times New Roman" w:hAnsi="Arial" w:cs="Arial"/>
          <w:sz w:val="24"/>
          <w:szCs w:val="24"/>
          <w:lang w:eastAsia="pt-BR"/>
        </w:rPr>
      </w:pPr>
    </w:p>
    <w:p w14:paraId="57342F1F" w14:textId="77777777" w:rsidR="00F15DE3" w:rsidRPr="00F03502" w:rsidRDefault="00F15DE3" w:rsidP="00F15DE3">
      <w:pPr>
        <w:spacing w:after="240" w:line="240" w:lineRule="auto"/>
        <w:rPr>
          <w:rFonts w:ascii="Arial" w:eastAsia="Times New Roman" w:hAnsi="Arial" w:cs="Arial"/>
          <w:sz w:val="24"/>
          <w:szCs w:val="24"/>
          <w:lang w:eastAsia="pt-BR"/>
        </w:rPr>
      </w:pPr>
    </w:p>
    <w:p w14:paraId="0800AA28" w14:textId="77777777" w:rsidR="00F15DE3" w:rsidRPr="00F03502" w:rsidRDefault="00F15DE3" w:rsidP="00F15DE3">
      <w:pPr>
        <w:spacing w:after="240" w:line="240" w:lineRule="auto"/>
        <w:rPr>
          <w:rFonts w:ascii="Arial" w:eastAsia="Times New Roman" w:hAnsi="Arial" w:cs="Arial"/>
          <w:sz w:val="24"/>
          <w:szCs w:val="24"/>
          <w:lang w:eastAsia="pt-BR"/>
        </w:rPr>
      </w:pPr>
    </w:p>
    <w:p w14:paraId="1C8C779B" w14:textId="77777777" w:rsidR="00F15DE3" w:rsidRPr="00F03502" w:rsidRDefault="00F15DE3" w:rsidP="00F15DE3">
      <w:pPr>
        <w:spacing w:after="240" w:line="240" w:lineRule="auto"/>
        <w:rPr>
          <w:rFonts w:ascii="Arial" w:eastAsia="Times New Roman" w:hAnsi="Arial" w:cs="Arial"/>
          <w:sz w:val="24"/>
          <w:szCs w:val="24"/>
          <w:lang w:eastAsia="pt-BR"/>
        </w:rPr>
      </w:pPr>
    </w:p>
    <w:p w14:paraId="3672F732" w14:textId="77777777" w:rsidR="00F15DE3" w:rsidRPr="00F03502" w:rsidRDefault="00F15DE3" w:rsidP="00F15DE3">
      <w:pPr>
        <w:spacing w:after="240" w:line="240" w:lineRule="auto"/>
        <w:rPr>
          <w:rFonts w:ascii="Arial" w:eastAsia="Times New Roman" w:hAnsi="Arial" w:cs="Arial"/>
          <w:sz w:val="24"/>
          <w:szCs w:val="24"/>
          <w:lang w:eastAsia="pt-BR"/>
        </w:rPr>
      </w:pPr>
    </w:p>
    <w:p w14:paraId="69AE2F5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5A5AB52F" w14:textId="77777777" w:rsidR="00F15DE3" w:rsidRPr="00F03502" w:rsidRDefault="57AF88EB" w:rsidP="57AF88EB">
      <w:pPr>
        <w:spacing w:after="0" w:line="240" w:lineRule="auto"/>
        <w:jc w:val="center"/>
        <w:rPr>
          <w:rFonts w:ascii="Arial" w:eastAsia="Times New Roman" w:hAnsi="Arial" w:cs="Arial"/>
          <w:b/>
          <w:bCs/>
          <w:color w:val="000000" w:themeColor="text1"/>
          <w:sz w:val="24"/>
          <w:szCs w:val="24"/>
          <w:lang w:eastAsia="pt-BR"/>
        </w:rPr>
      </w:pPr>
      <w:r w:rsidRPr="00F03502">
        <w:rPr>
          <w:rFonts w:ascii="Arial" w:eastAsia="Times New Roman" w:hAnsi="Arial" w:cs="Arial"/>
          <w:b/>
          <w:bCs/>
          <w:color w:val="000000" w:themeColor="text1"/>
          <w:sz w:val="24"/>
          <w:szCs w:val="24"/>
          <w:lang w:eastAsia="pt-BR"/>
        </w:rPr>
        <w:t>2017</w:t>
      </w:r>
    </w:p>
    <w:p w14:paraId="64E5ACBB" w14:textId="5A2067E9" w:rsidR="00F15DE3" w:rsidRPr="00F03502" w:rsidRDefault="00F15DE3">
      <w:pPr>
        <w:rPr>
          <w:rFonts w:ascii="Arial" w:eastAsia="Times New Roman" w:hAnsi="Arial" w:cs="Arial"/>
          <w:b/>
          <w:bCs/>
          <w:color w:val="000000"/>
          <w:sz w:val="24"/>
          <w:szCs w:val="24"/>
          <w:lang w:eastAsia="pt-BR"/>
        </w:rPr>
      </w:pPr>
      <w:r w:rsidRPr="00F03502">
        <w:rPr>
          <w:rFonts w:ascii="Arial" w:eastAsia="Times New Roman" w:hAnsi="Arial" w:cs="Arial"/>
          <w:b/>
          <w:bCs/>
          <w:color w:val="000000"/>
          <w:sz w:val="24"/>
          <w:szCs w:val="24"/>
          <w:lang w:eastAsia="pt-BR"/>
        </w:rPr>
        <w:br w:type="page"/>
      </w:r>
    </w:p>
    <w:p w14:paraId="283F37A7" w14:textId="77777777" w:rsidR="00F15DE3" w:rsidRPr="00F03502" w:rsidRDefault="00F15DE3" w:rsidP="00F15DE3">
      <w:pPr>
        <w:spacing w:after="0" w:line="240" w:lineRule="auto"/>
        <w:jc w:val="center"/>
        <w:rPr>
          <w:rFonts w:ascii="Arial" w:eastAsia="Times New Roman" w:hAnsi="Arial" w:cs="Arial"/>
          <w:sz w:val="24"/>
          <w:szCs w:val="24"/>
          <w:lang w:eastAsia="pt-BR"/>
        </w:rPr>
      </w:pPr>
    </w:p>
    <w:p w14:paraId="1F279D07"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 xml:space="preserve">FABIO HENRIQUE CLEM DA SILVA </w:t>
      </w:r>
    </w:p>
    <w:p w14:paraId="4DBFC57F"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HENRIQUE ANTONIO MERLIN JUNIOR</w:t>
      </w:r>
    </w:p>
    <w:p w14:paraId="51087C91"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MARCELO RIVERA DA SILVA</w:t>
      </w:r>
    </w:p>
    <w:p w14:paraId="4D9FA1F0"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RODRIGO RIVERA DA SILVA</w:t>
      </w:r>
    </w:p>
    <w:p w14:paraId="3E4A0FAC" w14:textId="0289BC9F" w:rsidR="00F15DE3" w:rsidRPr="00F03502" w:rsidRDefault="57AF88EB" w:rsidP="57AF88EB">
      <w:pPr>
        <w:spacing w:before="480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 xml:space="preserve"> Let’s Cook</w:t>
      </w:r>
    </w:p>
    <w:p w14:paraId="3A481BDE"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7B61DA14" w14:textId="77777777" w:rsidR="00F15DE3" w:rsidRPr="00F03502" w:rsidRDefault="4BC668C4" w:rsidP="4BC668C4">
      <w:pPr>
        <w:spacing w:before="48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03502" w:rsidRDefault="57AF88EB" w:rsidP="57AF88EB">
      <w:pPr>
        <w:spacing w:before="12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Orientador: Andre Miranda Pimenta.</w:t>
      </w:r>
    </w:p>
    <w:p w14:paraId="5B7FA70D"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52ED62DA" w14:textId="77777777" w:rsidR="00F15DE3" w:rsidRPr="00F03502" w:rsidRDefault="00F15DE3" w:rsidP="00F15DE3">
      <w:pPr>
        <w:spacing w:after="240" w:line="240" w:lineRule="auto"/>
        <w:rPr>
          <w:rFonts w:ascii="Arial" w:eastAsia="Times New Roman" w:hAnsi="Arial" w:cs="Arial"/>
          <w:sz w:val="24"/>
          <w:szCs w:val="24"/>
          <w:lang w:eastAsia="pt-BR"/>
        </w:rPr>
      </w:pPr>
    </w:p>
    <w:p w14:paraId="77F61D75" w14:textId="77777777" w:rsidR="00F15DE3" w:rsidRPr="00F03502" w:rsidRDefault="00F15DE3" w:rsidP="00F15DE3">
      <w:pPr>
        <w:spacing w:after="240" w:line="240" w:lineRule="auto"/>
        <w:rPr>
          <w:rFonts w:ascii="Arial" w:eastAsia="Times New Roman" w:hAnsi="Arial" w:cs="Arial"/>
          <w:sz w:val="24"/>
          <w:szCs w:val="24"/>
          <w:lang w:eastAsia="pt-BR"/>
        </w:rPr>
      </w:pPr>
    </w:p>
    <w:p w14:paraId="37D510A8" w14:textId="77777777" w:rsidR="00F15DE3" w:rsidRPr="00F03502" w:rsidRDefault="00F15DE3" w:rsidP="00F15DE3">
      <w:pPr>
        <w:spacing w:after="240" w:line="240" w:lineRule="auto"/>
        <w:rPr>
          <w:rFonts w:ascii="Arial" w:eastAsia="Times New Roman" w:hAnsi="Arial" w:cs="Arial"/>
          <w:sz w:val="24"/>
          <w:szCs w:val="24"/>
          <w:lang w:eastAsia="pt-BR"/>
        </w:rPr>
      </w:pPr>
    </w:p>
    <w:p w14:paraId="12132B6A" w14:textId="4B388905"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04754279" w14:textId="77777777" w:rsidR="00F15DE3" w:rsidRPr="00F03502" w:rsidRDefault="4BC668C4" w:rsidP="4BC668C4">
      <w:pPr>
        <w:spacing w:before="12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2183E1F1" w14:textId="77777777" w:rsidR="00F15DE3" w:rsidRPr="00F03502" w:rsidRDefault="57AF88EB" w:rsidP="57AF88EB">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2017</w:t>
      </w:r>
    </w:p>
    <w:p w14:paraId="5CB1C124" w14:textId="6EA15516" w:rsidR="00B312BD" w:rsidRPr="00F03502" w:rsidRDefault="00D500CE" w:rsidP="00BC54B4">
      <w:pPr>
        <w:suppressAutoHyphens/>
        <w:spacing w:after="0" w:line="240" w:lineRule="auto"/>
        <w:jc w:val="center"/>
        <w:rPr>
          <w:rFonts w:ascii="Arial" w:eastAsia="Times New Roman" w:hAnsi="Arial" w:cs="Arial"/>
          <w:b/>
          <w:color w:val="FF0000"/>
          <w:sz w:val="24"/>
          <w:szCs w:val="24"/>
          <w:lang w:eastAsia="ar-SA"/>
        </w:rPr>
        <w:sectPr w:rsidR="00B312BD" w:rsidRPr="00F03502" w:rsidSect="00DD51A3">
          <w:headerReference w:type="first" r:id="rId8"/>
          <w:pgSz w:w="11907" w:h="16839" w:code="9"/>
          <w:pgMar w:top="1701" w:right="1134" w:bottom="1134" w:left="1701" w:header="709" w:footer="709" w:gutter="0"/>
          <w:cols w:space="708"/>
          <w:titlePg/>
          <w:docGrid w:linePitch="360"/>
        </w:sectPr>
      </w:pPr>
      <w:r w:rsidRPr="00F03502">
        <w:rPr>
          <w:rFonts w:ascii="Arial" w:eastAsia="Times New Roman" w:hAnsi="Arial" w:cs="Arial"/>
          <w:b/>
          <w:color w:val="FF0000"/>
          <w:sz w:val="24"/>
          <w:szCs w:val="24"/>
          <w:lang w:eastAsia="ar-SA"/>
        </w:rPr>
        <w:br w:type="page"/>
      </w:r>
      <w:bookmarkStart w:id="0" w:name="_Toc177215687"/>
    </w:p>
    <w:bookmarkEnd w:id="0"/>
    <w:p w14:paraId="215D5111" w14:textId="5371D37D"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FIGURAS</w:t>
      </w:r>
    </w:p>
    <w:p w14:paraId="321710A3" w14:textId="70F9C03C" w:rsidR="00F03502" w:rsidRPr="00F03502" w:rsidRDefault="00166924">
      <w:pPr>
        <w:pStyle w:val="ndicedeilustra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"Figura" </w:instrText>
      </w:r>
      <w:r w:rsidRPr="00F03502">
        <w:rPr>
          <w:rFonts w:ascii="Arial" w:hAnsi="Arial" w:cs="Arial"/>
          <w:b/>
          <w:sz w:val="24"/>
          <w:szCs w:val="24"/>
        </w:rPr>
        <w:fldChar w:fldCharType="separate"/>
      </w:r>
      <w:hyperlink w:anchor="_Toc493017141" w:history="1">
        <w:r w:rsidR="00F03502" w:rsidRPr="00F03502">
          <w:rPr>
            <w:rStyle w:val="Hyperlink"/>
            <w:rFonts w:ascii="Arial" w:hAnsi="Arial" w:cs="Arial"/>
            <w:noProof/>
          </w:rPr>
          <w:t>Figura 1 - Projeto Model Canvas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6</w:t>
        </w:r>
        <w:r w:rsidR="00F03502" w:rsidRPr="00F03502">
          <w:rPr>
            <w:rFonts w:ascii="Arial" w:hAnsi="Arial" w:cs="Arial"/>
            <w:noProof/>
            <w:webHidden/>
          </w:rPr>
          <w:fldChar w:fldCharType="end"/>
        </w:r>
      </w:hyperlink>
    </w:p>
    <w:p w14:paraId="39E60C1D" w14:textId="69A8B34E" w:rsidR="00F03502" w:rsidRPr="00F03502" w:rsidRDefault="002C1202">
      <w:pPr>
        <w:pStyle w:val="ndicedeilustraes"/>
        <w:tabs>
          <w:tab w:val="right" w:leader="dot" w:pos="9062"/>
        </w:tabs>
        <w:rPr>
          <w:rFonts w:ascii="Arial" w:eastAsiaTheme="minorEastAsia" w:hAnsi="Arial" w:cs="Arial"/>
          <w:noProof/>
          <w:lang w:eastAsia="pt-BR"/>
        </w:rPr>
      </w:pPr>
      <w:hyperlink w:anchor="_Toc493017142" w:history="1">
        <w:r w:rsidR="00F03502" w:rsidRPr="00F03502">
          <w:rPr>
            <w:rStyle w:val="Hyperlink"/>
            <w:rFonts w:ascii="Arial" w:hAnsi="Arial" w:cs="Arial"/>
            <w:noProof/>
          </w:rPr>
          <w:t>Figura 2 - Scrum</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8</w:t>
        </w:r>
        <w:r w:rsidR="00F03502" w:rsidRPr="00F03502">
          <w:rPr>
            <w:rFonts w:ascii="Arial" w:hAnsi="Arial" w:cs="Arial"/>
            <w:noProof/>
            <w:webHidden/>
          </w:rPr>
          <w:fldChar w:fldCharType="end"/>
        </w:r>
      </w:hyperlink>
    </w:p>
    <w:p w14:paraId="496B98A4" w14:textId="28B8BEA1" w:rsidR="00F03502" w:rsidRPr="00F03502" w:rsidRDefault="002C1202">
      <w:pPr>
        <w:pStyle w:val="ndicedeilustraes"/>
        <w:tabs>
          <w:tab w:val="right" w:leader="dot" w:pos="9062"/>
        </w:tabs>
        <w:rPr>
          <w:rFonts w:ascii="Arial" w:eastAsiaTheme="minorEastAsia" w:hAnsi="Arial" w:cs="Arial"/>
          <w:noProof/>
          <w:lang w:eastAsia="pt-BR"/>
        </w:rPr>
      </w:pPr>
      <w:hyperlink w:anchor="_Toc493017143" w:history="1">
        <w:r w:rsidR="00F03502" w:rsidRPr="00F03502">
          <w:rPr>
            <w:rStyle w:val="Hyperlink"/>
            <w:rFonts w:ascii="Arial" w:hAnsi="Arial" w:cs="Arial"/>
            <w:noProof/>
          </w:rPr>
          <w:t>Figura 3 – Elementos de uma SOA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10</w:t>
        </w:r>
        <w:r w:rsidR="00F03502" w:rsidRPr="00F03502">
          <w:rPr>
            <w:rFonts w:ascii="Arial" w:hAnsi="Arial" w:cs="Arial"/>
            <w:noProof/>
            <w:webHidden/>
          </w:rPr>
          <w:fldChar w:fldCharType="end"/>
        </w:r>
      </w:hyperlink>
    </w:p>
    <w:p w14:paraId="3FCB98D4" w14:textId="127ED922" w:rsidR="00F03502" w:rsidRPr="00F03502" w:rsidRDefault="002C1202">
      <w:pPr>
        <w:pStyle w:val="ndicedeilustraes"/>
        <w:tabs>
          <w:tab w:val="right" w:leader="dot" w:pos="9062"/>
        </w:tabs>
        <w:rPr>
          <w:rFonts w:ascii="Arial" w:eastAsiaTheme="minorEastAsia" w:hAnsi="Arial" w:cs="Arial"/>
          <w:noProof/>
          <w:lang w:eastAsia="pt-BR"/>
        </w:rPr>
      </w:pPr>
      <w:hyperlink w:anchor="_Toc493017144" w:history="1">
        <w:r w:rsidR="00F03502" w:rsidRPr="00F03502">
          <w:rPr>
            <w:rStyle w:val="Hyperlink"/>
            <w:rFonts w:ascii="Arial" w:hAnsi="Arial" w:cs="Arial"/>
            <w:noProof/>
          </w:rPr>
          <w:t>Figura 4 - Diagrama de Casos de Uso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18</w:t>
        </w:r>
        <w:r w:rsidR="00F03502" w:rsidRPr="00F03502">
          <w:rPr>
            <w:rFonts w:ascii="Arial" w:hAnsi="Arial" w:cs="Arial"/>
            <w:noProof/>
            <w:webHidden/>
          </w:rPr>
          <w:fldChar w:fldCharType="end"/>
        </w:r>
      </w:hyperlink>
    </w:p>
    <w:p w14:paraId="00B2E146" w14:textId="27EBD2AE" w:rsidR="00F03502" w:rsidRPr="00F03502" w:rsidRDefault="002C1202">
      <w:pPr>
        <w:pStyle w:val="ndicedeilustraes"/>
        <w:tabs>
          <w:tab w:val="right" w:leader="dot" w:pos="9062"/>
        </w:tabs>
        <w:rPr>
          <w:rFonts w:ascii="Arial" w:eastAsiaTheme="minorEastAsia" w:hAnsi="Arial" w:cs="Arial"/>
          <w:noProof/>
          <w:lang w:eastAsia="pt-BR"/>
        </w:rPr>
      </w:pPr>
      <w:hyperlink w:anchor="_Toc493017145" w:history="1">
        <w:r w:rsidR="00F03502" w:rsidRPr="00F03502">
          <w:rPr>
            <w:rStyle w:val="Hyperlink"/>
            <w:rFonts w:ascii="Arial" w:hAnsi="Arial" w:cs="Arial"/>
            <w:noProof/>
          </w:rPr>
          <w:t>Figura 5 – MRN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19</w:t>
        </w:r>
        <w:r w:rsidR="00F03502" w:rsidRPr="00F03502">
          <w:rPr>
            <w:rFonts w:ascii="Arial" w:hAnsi="Arial" w:cs="Arial"/>
            <w:noProof/>
            <w:webHidden/>
          </w:rPr>
          <w:fldChar w:fldCharType="end"/>
        </w:r>
      </w:hyperlink>
    </w:p>
    <w:p w14:paraId="6978EF40" w14:textId="5D9BB606" w:rsidR="00F03502" w:rsidRPr="00F03502" w:rsidRDefault="002C1202">
      <w:pPr>
        <w:pStyle w:val="ndicedeilustraes"/>
        <w:tabs>
          <w:tab w:val="right" w:leader="dot" w:pos="9062"/>
        </w:tabs>
        <w:rPr>
          <w:rFonts w:ascii="Arial" w:eastAsiaTheme="minorEastAsia" w:hAnsi="Arial" w:cs="Arial"/>
          <w:noProof/>
          <w:lang w:eastAsia="pt-BR"/>
        </w:rPr>
      </w:pPr>
      <w:hyperlink w:anchor="_Toc493017146" w:history="1">
        <w:r w:rsidR="00F03502" w:rsidRPr="00F03502">
          <w:rPr>
            <w:rStyle w:val="Hyperlink"/>
            <w:rFonts w:ascii="Arial" w:hAnsi="Arial" w:cs="Arial"/>
            <w:noProof/>
          </w:rPr>
          <w:t>Figura 6 - Diagrama de Classes das Entidades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23</w:t>
        </w:r>
        <w:r w:rsidR="00F03502" w:rsidRPr="00F03502">
          <w:rPr>
            <w:rFonts w:ascii="Arial" w:hAnsi="Arial" w:cs="Arial"/>
            <w:noProof/>
            <w:webHidden/>
          </w:rPr>
          <w:fldChar w:fldCharType="end"/>
        </w:r>
      </w:hyperlink>
    </w:p>
    <w:p w14:paraId="50CB35F4" w14:textId="1650BAB3" w:rsidR="00166924"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0589E896" w14:textId="77777777" w:rsidR="00166924" w:rsidRPr="00F03502" w:rsidRDefault="00166924">
      <w:pPr>
        <w:rPr>
          <w:rFonts w:ascii="Arial" w:hAnsi="Arial" w:cs="Arial"/>
          <w:b/>
          <w:sz w:val="24"/>
          <w:szCs w:val="24"/>
        </w:rPr>
      </w:pPr>
      <w:r w:rsidRPr="00F03502">
        <w:rPr>
          <w:rFonts w:ascii="Arial" w:hAnsi="Arial" w:cs="Arial"/>
          <w:b/>
          <w:sz w:val="24"/>
          <w:szCs w:val="24"/>
        </w:rPr>
        <w:br w:type="page"/>
      </w:r>
    </w:p>
    <w:p w14:paraId="18C09C34" w14:textId="7367038B"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TABELAS</w:t>
      </w:r>
    </w:p>
    <w:p w14:paraId="1DBCF132" w14:textId="79907EED" w:rsidR="00F03502" w:rsidRPr="00F03502" w:rsidRDefault="00166924">
      <w:pPr>
        <w:pStyle w:val="ndicedeilustra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"Tabela" </w:instrText>
      </w:r>
      <w:r w:rsidRPr="00F03502">
        <w:rPr>
          <w:rFonts w:ascii="Arial" w:hAnsi="Arial" w:cs="Arial"/>
          <w:b/>
          <w:sz w:val="24"/>
          <w:szCs w:val="24"/>
        </w:rPr>
        <w:fldChar w:fldCharType="separate"/>
      </w:r>
      <w:hyperlink w:anchor="_Toc493017108" w:history="1">
        <w:r w:rsidR="00F03502" w:rsidRPr="00F03502">
          <w:rPr>
            <w:rStyle w:val="Hyperlink"/>
            <w:rFonts w:ascii="Arial" w:hAnsi="Arial" w:cs="Arial"/>
            <w:noProof/>
          </w:rPr>
          <w:t>Tabela 1 - Perguntas Pesquisa de Mercado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747DD065" w14:textId="4FFD26D3" w:rsidR="00F03502" w:rsidRPr="00F03502" w:rsidRDefault="002C1202">
      <w:pPr>
        <w:pStyle w:val="ndicedeilustraes"/>
        <w:tabs>
          <w:tab w:val="right" w:leader="dot" w:pos="9062"/>
        </w:tabs>
        <w:rPr>
          <w:rFonts w:ascii="Arial" w:eastAsiaTheme="minorEastAsia" w:hAnsi="Arial" w:cs="Arial"/>
          <w:noProof/>
          <w:lang w:eastAsia="pt-BR"/>
        </w:rPr>
      </w:pPr>
      <w:hyperlink w:anchor="_Toc493017109" w:history="1">
        <w:r w:rsidR="00F03502" w:rsidRPr="00F03502">
          <w:rPr>
            <w:rStyle w:val="Hyperlink"/>
            <w:rFonts w:ascii="Arial" w:hAnsi="Arial" w:cs="Arial"/>
            <w:noProof/>
          </w:rPr>
          <w:t>Tabela 2 - Tabela concorrência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19B0AC9A" w14:textId="247198B6" w:rsidR="00F03502" w:rsidRPr="00F03502" w:rsidRDefault="002C1202">
      <w:pPr>
        <w:pStyle w:val="ndicedeilustraes"/>
        <w:tabs>
          <w:tab w:val="right" w:leader="dot" w:pos="9062"/>
        </w:tabs>
        <w:rPr>
          <w:rFonts w:ascii="Arial" w:eastAsiaTheme="minorEastAsia" w:hAnsi="Arial" w:cs="Arial"/>
          <w:noProof/>
          <w:lang w:eastAsia="pt-BR"/>
        </w:rPr>
      </w:pPr>
      <w:hyperlink w:anchor="_Toc493017110" w:history="1">
        <w:r w:rsidR="00F03502" w:rsidRPr="00F03502">
          <w:rPr>
            <w:rStyle w:val="Hyperlink"/>
            <w:rFonts w:ascii="Arial" w:hAnsi="Arial" w:cs="Arial"/>
            <w:noProof/>
          </w:rPr>
          <w:t>Tabela 3 - Papeis da Equipe</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9</w:t>
        </w:r>
        <w:r w:rsidR="00F03502" w:rsidRPr="00F03502">
          <w:rPr>
            <w:rFonts w:ascii="Arial" w:hAnsi="Arial" w:cs="Arial"/>
            <w:noProof/>
            <w:webHidden/>
          </w:rPr>
          <w:fldChar w:fldCharType="end"/>
        </w:r>
      </w:hyperlink>
    </w:p>
    <w:p w14:paraId="29DA57CE" w14:textId="4AE4BBEF" w:rsidR="00F03502" w:rsidRPr="00F03502" w:rsidRDefault="002C1202">
      <w:pPr>
        <w:pStyle w:val="ndicedeilustraes"/>
        <w:tabs>
          <w:tab w:val="right" w:leader="dot" w:pos="9062"/>
        </w:tabs>
        <w:rPr>
          <w:rFonts w:ascii="Arial" w:eastAsiaTheme="minorEastAsia" w:hAnsi="Arial" w:cs="Arial"/>
          <w:noProof/>
          <w:lang w:eastAsia="pt-BR"/>
        </w:rPr>
      </w:pPr>
      <w:hyperlink w:anchor="_Toc493017111" w:history="1">
        <w:r w:rsidR="00F03502" w:rsidRPr="00F03502">
          <w:rPr>
            <w:rStyle w:val="Hyperlink"/>
            <w:rFonts w:ascii="Arial" w:hAnsi="Arial" w:cs="Arial"/>
            <w:noProof/>
          </w:rPr>
          <w:t>Tabela 4 – Prioridades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386734BB" w14:textId="6415132E" w:rsidR="00F03502" w:rsidRPr="00F03502" w:rsidRDefault="002C1202">
      <w:pPr>
        <w:pStyle w:val="ndicedeilustraes"/>
        <w:tabs>
          <w:tab w:val="right" w:leader="dot" w:pos="9062"/>
        </w:tabs>
        <w:rPr>
          <w:rFonts w:ascii="Arial" w:eastAsiaTheme="minorEastAsia" w:hAnsi="Arial" w:cs="Arial"/>
          <w:noProof/>
          <w:lang w:eastAsia="pt-BR"/>
        </w:rPr>
      </w:pPr>
      <w:hyperlink w:anchor="_Toc493017112" w:history="1">
        <w:r w:rsidR="00F03502" w:rsidRPr="00F03502">
          <w:rPr>
            <w:rStyle w:val="Hyperlink"/>
            <w:rFonts w:ascii="Arial" w:hAnsi="Arial" w:cs="Arial"/>
            <w:noProof/>
          </w:rPr>
          <w:t>Tabela 5 – Identificação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6A5EBAEE" w14:textId="33539E85" w:rsidR="00F03502" w:rsidRPr="00F03502" w:rsidRDefault="002C1202">
      <w:pPr>
        <w:pStyle w:val="ndicedeilustraes"/>
        <w:tabs>
          <w:tab w:val="right" w:leader="dot" w:pos="9062"/>
        </w:tabs>
        <w:rPr>
          <w:rFonts w:ascii="Arial" w:eastAsiaTheme="minorEastAsia" w:hAnsi="Arial" w:cs="Arial"/>
          <w:noProof/>
          <w:lang w:eastAsia="pt-BR"/>
        </w:rPr>
      </w:pPr>
      <w:hyperlink w:anchor="_Toc493017113" w:history="1">
        <w:r w:rsidR="00F03502" w:rsidRPr="00F03502">
          <w:rPr>
            <w:rStyle w:val="Hyperlink"/>
            <w:rFonts w:ascii="Arial" w:hAnsi="Arial" w:cs="Arial"/>
            <w:noProof/>
          </w:rPr>
          <w:t>Tabela 6 - Histórias do Preparo Interativo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4F3623DD" w14:textId="3DA529F4" w:rsidR="00F03502" w:rsidRPr="00F03502" w:rsidRDefault="002C1202">
      <w:pPr>
        <w:pStyle w:val="ndicedeilustraes"/>
        <w:tabs>
          <w:tab w:val="right" w:leader="dot" w:pos="9062"/>
        </w:tabs>
        <w:rPr>
          <w:rFonts w:ascii="Arial" w:eastAsiaTheme="minorEastAsia" w:hAnsi="Arial" w:cs="Arial"/>
          <w:noProof/>
          <w:lang w:eastAsia="pt-BR"/>
        </w:rPr>
      </w:pPr>
      <w:hyperlink w:anchor="_Toc493017114" w:history="1">
        <w:r w:rsidR="00F03502" w:rsidRPr="00F03502">
          <w:rPr>
            <w:rStyle w:val="Hyperlink"/>
            <w:rFonts w:ascii="Arial" w:hAnsi="Arial" w:cs="Arial"/>
            <w:noProof/>
          </w:rPr>
          <w:t>Tabela 7 - Histórias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6B0AA23C" w14:textId="3F594C80" w:rsidR="00F03502" w:rsidRPr="00F03502" w:rsidRDefault="002C1202">
      <w:pPr>
        <w:pStyle w:val="ndicedeilustraes"/>
        <w:tabs>
          <w:tab w:val="right" w:leader="dot" w:pos="9062"/>
        </w:tabs>
        <w:rPr>
          <w:rFonts w:ascii="Arial" w:eastAsiaTheme="minorEastAsia" w:hAnsi="Arial" w:cs="Arial"/>
          <w:noProof/>
          <w:lang w:eastAsia="pt-BR"/>
        </w:rPr>
      </w:pPr>
      <w:hyperlink w:anchor="_Toc493017115" w:history="1">
        <w:r w:rsidR="00F03502" w:rsidRPr="00F03502">
          <w:rPr>
            <w:rStyle w:val="Hyperlink"/>
            <w:rFonts w:ascii="Arial" w:hAnsi="Arial" w:cs="Arial"/>
            <w:noProof/>
          </w:rPr>
          <w:t>Tabela 8 - Histórias de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11FEC68B" w14:textId="16D77BC0" w:rsidR="00F03502" w:rsidRPr="00F03502" w:rsidRDefault="002C1202">
      <w:pPr>
        <w:pStyle w:val="ndicedeilustraes"/>
        <w:tabs>
          <w:tab w:val="right" w:leader="dot" w:pos="9062"/>
        </w:tabs>
        <w:rPr>
          <w:rFonts w:ascii="Arial" w:eastAsiaTheme="minorEastAsia" w:hAnsi="Arial" w:cs="Arial"/>
          <w:noProof/>
          <w:lang w:eastAsia="pt-BR"/>
        </w:rPr>
      </w:pPr>
      <w:hyperlink w:anchor="_Toc493017116" w:history="1">
        <w:r w:rsidR="00F03502" w:rsidRPr="00F03502">
          <w:rPr>
            <w:rStyle w:val="Hyperlink"/>
            <w:rFonts w:ascii="Arial" w:hAnsi="Arial" w:cs="Arial"/>
            <w:noProof/>
          </w:rPr>
          <w:t>Tabela 9 - Histórias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761387F4" w14:textId="6F84B7EA" w:rsidR="00F03502" w:rsidRPr="00F03502" w:rsidRDefault="002C1202">
      <w:pPr>
        <w:pStyle w:val="ndicedeilustraes"/>
        <w:tabs>
          <w:tab w:val="right" w:leader="dot" w:pos="9062"/>
        </w:tabs>
        <w:rPr>
          <w:rFonts w:ascii="Arial" w:eastAsiaTheme="minorEastAsia" w:hAnsi="Arial" w:cs="Arial"/>
          <w:noProof/>
          <w:lang w:eastAsia="pt-BR"/>
        </w:rPr>
      </w:pPr>
      <w:hyperlink w:anchor="_Toc493017117" w:history="1">
        <w:r w:rsidR="00F03502" w:rsidRPr="00F03502">
          <w:rPr>
            <w:rStyle w:val="Hyperlink"/>
            <w:rFonts w:ascii="Arial" w:hAnsi="Arial" w:cs="Arial"/>
            <w:noProof/>
          </w:rPr>
          <w:t>Tabela 10 - Histórias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66538417" w14:textId="300F7492" w:rsidR="00F03502" w:rsidRPr="00F03502" w:rsidRDefault="002C1202">
      <w:pPr>
        <w:pStyle w:val="ndicedeilustraes"/>
        <w:tabs>
          <w:tab w:val="right" w:leader="dot" w:pos="9062"/>
        </w:tabs>
        <w:rPr>
          <w:rFonts w:ascii="Arial" w:eastAsiaTheme="minorEastAsia" w:hAnsi="Arial" w:cs="Arial"/>
          <w:noProof/>
          <w:lang w:eastAsia="pt-BR"/>
        </w:rPr>
      </w:pPr>
      <w:hyperlink w:anchor="_Toc493017118" w:history="1">
        <w:r w:rsidR="00F03502" w:rsidRPr="00F03502">
          <w:rPr>
            <w:rStyle w:val="Hyperlink"/>
            <w:rFonts w:ascii="Arial" w:hAnsi="Arial" w:cs="Arial"/>
            <w:noProof/>
          </w:rPr>
          <w:t>Tabela 11 - Histórias de Publicar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2CFF484A" w14:textId="4EB854B6" w:rsidR="00F03502" w:rsidRPr="00F03502" w:rsidRDefault="002C1202">
      <w:pPr>
        <w:pStyle w:val="ndicedeilustraes"/>
        <w:tabs>
          <w:tab w:val="right" w:leader="dot" w:pos="9062"/>
        </w:tabs>
        <w:rPr>
          <w:rFonts w:ascii="Arial" w:eastAsiaTheme="minorEastAsia" w:hAnsi="Arial" w:cs="Arial"/>
          <w:noProof/>
          <w:lang w:eastAsia="pt-BR"/>
        </w:rPr>
      </w:pPr>
      <w:hyperlink w:anchor="_Toc493017119" w:history="1">
        <w:r w:rsidR="00F03502" w:rsidRPr="00F03502">
          <w:rPr>
            <w:rStyle w:val="Hyperlink"/>
            <w:rFonts w:ascii="Arial" w:hAnsi="Arial" w:cs="Arial"/>
            <w:noProof/>
          </w:rPr>
          <w:t>Tabela 12 - Histórias de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588501DE" w14:textId="005E85AF" w:rsidR="00F03502" w:rsidRPr="00F03502" w:rsidRDefault="002C1202">
      <w:pPr>
        <w:pStyle w:val="ndicedeilustraes"/>
        <w:tabs>
          <w:tab w:val="right" w:leader="dot" w:pos="9062"/>
        </w:tabs>
        <w:rPr>
          <w:rFonts w:ascii="Arial" w:eastAsiaTheme="minorEastAsia" w:hAnsi="Arial" w:cs="Arial"/>
          <w:noProof/>
          <w:lang w:eastAsia="pt-BR"/>
        </w:rPr>
      </w:pPr>
      <w:hyperlink w:anchor="_Toc493017120" w:history="1">
        <w:r w:rsidR="00F03502" w:rsidRPr="00F03502">
          <w:rPr>
            <w:rStyle w:val="Hyperlink"/>
            <w:rFonts w:ascii="Arial" w:hAnsi="Arial" w:cs="Arial"/>
            <w:noProof/>
          </w:rPr>
          <w:t>Tabela 13 - Tabela de Categoria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01A58A54" w14:textId="0F0FD025" w:rsidR="00F03502" w:rsidRPr="00F03502" w:rsidRDefault="002C1202">
      <w:pPr>
        <w:pStyle w:val="ndicedeilustraes"/>
        <w:tabs>
          <w:tab w:val="right" w:leader="dot" w:pos="9062"/>
        </w:tabs>
        <w:rPr>
          <w:rFonts w:ascii="Arial" w:eastAsiaTheme="minorEastAsia" w:hAnsi="Arial" w:cs="Arial"/>
          <w:noProof/>
          <w:lang w:eastAsia="pt-BR"/>
        </w:rPr>
      </w:pPr>
      <w:hyperlink w:anchor="_Toc493017121" w:history="1">
        <w:r w:rsidR="00F03502" w:rsidRPr="00F03502">
          <w:rPr>
            <w:rStyle w:val="Hyperlink"/>
            <w:rFonts w:ascii="Arial" w:hAnsi="Arial" w:cs="Arial"/>
            <w:noProof/>
          </w:rPr>
          <w:t>Tabela 14 –  Tabela de Despensa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46B8627A" w14:textId="59321A2F" w:rsidR="00F03502" w:rsidRPr="00F03502" w:rsidRDefault="002C1202">
      <w:pPr>
        <w:pStyle w:val="ndicedeilustraes"/>
        <w:tabs>
          <w:tab w:val="right" w:leader="dot" w:pos="9062"/>
        </w:tabs>
        <w:rPr>
          <w:rFonts w:ascii="Arial" w:eastAsiaTheme="minorEastAsia" w:hAnsi="Arial" w:cs="Arial"/>
          <w:noProof/>
          <w:lang w:eastAsia="pt-BR"/>
        </w:rPr>
      </w:pPr>
      <w:hyperlink w:anchor="_Toc493017122" w:history="1">
        <w:r w:rsidR="00F03502" w:rsidRPr="00F03502">
          <w:rPr>
            <w:rStyle w:val="Hyperlink"/>
            <w:rFonts w:ascii="Arial" w:hAnsi="Arial" w:cs="Arial"/>
            <w:noProof/>
          </w:rPr>
          <w:t>Tabela 15 – Tabela de Etapa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2AA6B15F" w14:textId="52F207D9" w:rsidR="00F03502" w:rsidRPr="00F03502" w:rsidRDefault="002C1202">
      <w:pPr>
        <w:pStyle w:val="ndicedeilustraes"/>
        <w:tabs>
          <w:tab w:val="right" w:leader="dot" w:pos="9062"/>
        </w:tabs>
        <w:rPr>
          <w:rFonts w:ascii="Arial" w:eastAsiaTheme="minorEastAsia" w:hAnsi="Arial" w:cs="Arial"/>
          <w:noProof/>
          <w:lang w:eastAsia="pt-BR"/>
        </w:rPr>
      </w:pPr>
      <w:hyperlink w:anchor="_Toc493017123" w:history="1">
        <w:r w:rsidR="00F03502" w:rsidRPr="00F03502">
          <w:rPr>
            <w:rStyle w:val="Hyperlink"/>
            <w:rFonts w:ascii="Arial" w:hAnsi="Arial" w:cs="Arial"/>
            <w:noProof/>
          </w:rPr>
          <w:t>Tabela 16 - Tabela de Ingredientes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57EF60A7" w14:textId="40E4A4D8" w:rsidR="00F03502" w:rsidRPr="00F03502" w:rsidRDefault="002C1202">
      <w:pPr>
        <w:pStyle w:val="ndicedeilustraes"/>
        <w:tabs>
          <w:tab w:val="right" w:leader="dot" w:pos="9062"/>
        </w:tabs>
        <w:rPr>
          <w:rFonts w:ascii="Arial" w:eastAsiaTheme="minorEastAsia" w:hAnsi="Arial" w:cs="Arial"/>
          <w:noProof/>
          <w:lang w:eastAsia="pt-BR"/>
        </w:rPr>
      </w:pPr>
      <w:hyperlink w:anchor="_Toc493017124" w:history="1">
        <w:r w:rsidR="00F03502" w:rsidRPr="00F03502">
          <w:rPr>
            <w:rStyle w:val="Hyperlink"/>
            <w:rFonts w:ascii="Arial" w:hAnsi="Arial" w:cs="Arial"/>
            <w:noProof/>
          </w:rPr>
          <w:t>Tabela 17- Tabela Passo da Etapa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155BCA07" w14:textId="4C3E1214" w:rsidR="00F03502" w:rsidRPr="00F03502" w:rsidRDefault="002C1202">
      <w:pPr>
        <w:pStyle w:val="ndicedeilustraes"/>
        <w:tabs>
          <w:tab w:val="right" w:leader="dot" w:pos="9062"/>
        </w:tabs>
        <w:rPr>
          <w:rFonts w:ascii="Arial" w:eastAsiaTheme="minorEastAsia" w:hAnsi="Arial" w:cs="Arial"/>
          <w:noProof/>
          <w:lang w:eastAsia="pt-BR"/>
        </w:rPr>
      </w:pPr>
      <w:hyperlink w:anchor="_Toc493017125" w:history="1">
        <w:r w:rsidR="00F03502" w:rsidRPr="00F03502">
          <w:rPr>
            <w:rStyle w:val="Hyperlink"/>
            <w:rFonts w:ascii="Arial" w:hAnsi="Arial" w:cs="Arial"/>
            <w:noProof/>
          </w:rPr>
          <w:t>Tabela 18 - Tabela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7D621C78" w14:textId="6A36BBA6" w:rsidR="00F03502" w:rsidRPr="00F03502" w:rsidRDefault="002C1202">
      <w:pPr>
        <w:pStyle w:val="ndicedeilustraes"/>
        <w:tabs>
          <w:tab w:val="right" w:leader="dot" w:pos="9062"/>
        </w:tabs>
        <w:rPr>
          <w:rFonts w:ascii="Arial" w:eastAsiaTheme="minorEastAsia" w:hAnsi="Arial" w:cs="Arial"/>
          <w:noProof/>
          <w:lang w:eastAsia="pt-BR"/>
        </w:rPr>
      </w:pPr>
      <w:hyperlink w:anchor="_Toc493017126" w:history="1">
        <w:r w:rsidR="00F03502" w:rsidRPr="00F03502">
          <w:rPr>
            <w:rStyle w:val="Hyperlink"/>
            <w:rFonts w:ascii="Arial" w:hAnsi="Arial" w:cs="Arial"/>
            <w:noProof/>
          </w:rPr>
          <w:t>Tabela 19 - Tabela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37EB350F" w14:textId="65816A0F" w:rsidR="00F03502" w:rsidRPr="00F03502" w:rsidRDefault="002C1202">
      <w:pPr>
        <w:pStyle w:val="ndicedeilustraes"/>
        <w:tabs>
          <w:tab w:val="right" w:leader="dot" w:pos="9062"/>
        </w:tabs>
        <w:rPr>
          <w:rFonts w:ascii="Arial" w:eastAsiaTheme="minorEastAsia" w:hAnsi="Arial" w:cs="Arial"/>
          <w:noProof/>
          <w:lang w:eastAsia="pt-BR"/>
        </w:rPr>
      </w:pPr>
      <w:hyperlink w:anchor="_Toc493017127" w:history="1">
        <w:r w:rsidR="00F03502" w:rsidRPr="00F03502">
          <w:rPr>
            <w:rStyle w:val="Hyperlink"/>
            <w:rFonts w:ascii="Arial" w:hAnsi="Arial" w:cs="Arial"/>
            <w:noProof/>
          </w:rPr>
          <w:t>Tabela 20 - Ingredientes Vinculados 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555F57E4" w14:textId="0133B70B" w:rsidR="00F03502" w:rsidRPr="00F03502" w:rsidRDefault="002C1202">
      <w:pPr>
        <w:pStyle w:val="ndicedeilustraes"/>
        <w:tabs>
          <w:tab w:val="right" w:leader="dot" w:pos="9062"/>
        </w:tabs>
        <w:rPr>
          <w:rFonts w:ascii="Arial" w:eastAsiaTheme="minorEastAsia" w:hAnsi="Arial" w:cs="Arial"/>
          <w:noProof/>
          <w:lang w:eastAsia="pt-BR"/>
        </w:rPr>
      </w:pPr>
      <w:hyperlink w:anchor="_Toc493017128" w:history="1">
        <w:r w:rsidR="00F03502" w:rsidRPr="00F03502">
          <w:rPr>
            <w:rStyle w:val="Hyperlink"/>
            <w:rFonts w:ascii="Arial" w:hAnsi="Arial" w:cs="Arial"/>
            <w:noProof/>
          </w:rPr>
          <w:t>Tabela 21 - Tabela Ingredientes Vinculados 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5BB9EB1" w14:textId="36B754DC" w:rsidR="00F03502" w:rsidRPr="00F03502" w:rsidRDefault="002C1202">
      <w:pPr>
        <w:pStyle w:val="ndicedeilustraes"/>
        <w:tabs>
          <w:tab w:val="right" w:leader="dot" w:pos="9062"/>
        </w:tabs>
        <w:rPr>
          <w:rFonts w:ascii="Arial" w:eastAsiaTheme="minorEastAsia" w:hAnsi="Arial" w:cs="Arial"/>
          <w:noProof/>
          <w:lang w:eastAsia="pt-BR"/>
        </w:rPr>
      </w:pPr>
      <w:hyperlink w:anchor="_Toc493017129" w:history="1">
        <w:r w:rsidR="00F03502" w:rsidRPr="00F03502">
          <w:rPr>
            <w:rStyle w:val="Hyperlink"/>
            <w:rFonts w:ascii="Arial" w:hAnsi="Arial" w:cs="Arial"/>
            <w:noProof/>
          </w:rPr>
          <w:t>Tabela 22 - Tabela Lista de Compras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9C3D679" w14:textId="4048E85A" w:rsidR="00F03502" w:rsidRPr="00F03502" w:rsidRDefault="002C1202">
      <w:pPr>
        <w:pStyle w:val="ndicedeilustraes"/>
        <w:tabs>
          <w:tab w:val="right" w:leader="dot" w:pos="9062"/>
        </w:tabs>
        <w:rPr>
          <w:rFonts w:ascii="Arial" w:eastAsiaTheme="minorEastAsia" w:hAnsi="Arial" w:cs="Arial"/>
          <w:noProof/>
          <w:lang w:eastAsia="pt-BR"/>
        </w:rPr>
      </w:pPr>
      <w:hyperlink w:anchor="_Toc493017130" w:history="1">
        <w:r w:rsidR="00F03502" w:rsidRPr="00F03502">
          <w:rPr>
            <w:rStyle w:val="Hyperlink"/>
            <w:rFonts w:ascii="Arial" w:hAnsi="Arial" w:cs="Arial"/>
            <w:noProof/>
          </w:rPr>
          <w:t>Tabela 23 - Tabela Itens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7907C88E" w14:textId="40A96331" w:rsidR="00F03502" w:rsidRPr="00F03502" w:rsidRDefault="002C1202">
      <w:pPr>
        <w:pStyle w:val="ndicedeilustraes"/>
        <w:tabs>
          <w:tab w:val="right" w:leader="dot" w:pos="9062"/>
        </w:tabs>
        <w:rPr>
          <w:rFonts w:ascii="Arial" w:eastAsiaTheme="minorEastAsia" w:hAnsi="Arial" w:cs="Arial"/>
          <w:noProof/>
          <w:lang w:eastAsia="pt-BR"/>
        </w:rPr>
      </w:pPr>
      <w:hyperlink w:anchor="_Toc493017131" w:history="1">
        <w:r w:rsidR="00F03502" w:rsidRPr="00F03502">
          <w:rPr>
            <w:rStyle w:val="Hyperlink"/>
            <w:rFonts w:ascii="Arial" w:hAnsi="Arial" w:cs="Arial"/>
            <w:noProof/>
          </w:rPr>
          <w:t>Tabela 24 - Tabela Comentário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3AA5DF4E" w14:textId="216F4666" w:rsidR="00F03502" w:rsidRPr="00F03502" w:rsidRDefault="002C1202">
      <w:pPr>
        <w:pStyle w:val="ndicedeilustraes"/>
        <w:tabs>
          <w:tab w:val="right" w:leader="dot" w:pos="9062"/>
        </w:tabs>
        <w:rPr>
          <w:rFonts w:ascii="Arial" w:eastAsiaTheme="minorEastAsia" w:hAnsi="Arial" w:cs="Arial"/>
          <w:noProof/>
          <w:lang w:eastAsia="pt-BR"/>
        </w:rPr>
      </w:pPr>
      <w:hyperlink w:anchor="_Toc493017132" w:history="1">
        <w:r w:rsidR="00F03502" w:rsidRPr="00F03502">
          <w:rPr>
            <w:rStyle w:val="Hyperlink"/>
            <w:rFonts w:ascii="Arial" w:hAnsi="Arial" w:cs="Arial"/>
            <w:noProof/>
          </w:rPr>
          <w:t>Tabela 25 - Tabela Avaliação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08748696" w14:textId="3E71C18D" w:rsidR="00F03502" w:rsidRPr="00F03502" w:rsidRDefault="002C1202">
      <w:pPr>
        <w:pStyle w:val="ndicedeilustraes"/>
        <w:tabs>
          <w:tab w:val="right" w:leader="dot" w:pos="9062"/>
        </w:tabs>
        <w:rPr>
          <w:rFonts w:ascii="Arial" w:eastAsiaTheme="minorEastAsia" w:hAnsi="Arial" w:cs="Arial"/>
          <w:noProof/>
          <w:lang w:eastAsia="pt-BR"/>
        </w:rPr>
      </w:pPr>
      <w:hyperlink w:anchor="_Toc493017133" w:history="1">
        <w:r w:rsidR="00F03502" w:rsidRPr="00F03502">
          <w:rPr>
            <w:rStyle w:val="Hyperlink"/>
            <w:rFonts w:ascii="Arial" w:hAnsi="Arial" w:cs="Arial"/>
            <w:noProof/>
          </w:rPr>
          <w:t>Tabela 26 - Legenda Cenários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795BD466" w14:textId="0220DEE1" w:rsidR="00F03502" w:rsidRPr="00F03502" w:rsidRDefault="002C1202">
      <w:pPr>
        <w:pStyle w:val="ndicedeilustraes"/>
        <w:tabs>
          <w:tab w:val="right" w:leader="dot" w:pos="9062"/>
        </w:tabs>
        <w:rPr>
          <w:rFonts w:ascii="Arial" w:eastAsiaTheme="minorEastAsia" w:hAnsi="Arial" w:cs="Arial"/>
          <w:noProof/>
          <w:lang w:eastAsia="pt-BR"/>
        </w:rPr>
      </w:pPr>
      <w:hyperlink w:anchor="_Toc493017134" w:history="1">
        <w:r w:rsidR="00F03502" w:rsidRPr="00F03502">
          <w:rPr>
            <w:rStyle w:val="Hyperlink"/>
            <w:rFonts w:ascii="Arial" w:hAnsi="Arial" w:cs="Arial"/>
            <w:noProof/>
          </w:rPr>
          <w:t>Tabela 27 - Tabela de Cenário de Teste do Preparo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52F037D4" w14:textId="6F37EBC9" w:rsidR="00F03502" w:rsidRPr="00F03502" w:rsidRDefault="002C1202">
      <w:pPr>
        <w:pStyle w:val="ndicedeilustraes"/>
        <w:tabs>
          <w:tab w:val="right" w:leader="dot" w:pos="9062"/>
        </w:tabs>
        <w:rPr>
          <w:rFonts w:ascii="Arial" w:eastAsiaTheme="minorEastAsia" w:hAnsi="Arial" w:cs="Arial"/>
          <w:noProof/>
          <w:lang w:eastAsia="pt-BR"/>
        </w:rPr>
      </w:pPr>
      <w:hyperlink w:anchor="_Toc493017135" w:history="1">
        <w:r w:rsidR="00F03502" w:rsidRPr="00F03502">
          <w:rPr>
            <w:rStyle w:val="Hyperlink"/>
            <w:rFonts w:ascii="Arial" w:hAnsi="Arial" w:cs="Arial"/>
            <w:noProof/>
          </w:rPr>
          <w:t>Tabela 28 - Tabela de Cenário de Teste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649A93B5" w14:textId="4BE65A52" w:rsidR="00F03502" w:rsidRPr="00F03502" w:rsidRDefault="002C1202">
      <w:pPr>
        <w:pStyle w:val="ndicedeilustraes"/>
        <w:tabs>
          <w:tab w:val="right" w:leader="dot" w:pos="9062"/>
        </w:tabs>
        <w:rPr>
          <w:rFonts w:ascii="Arial" w:eastAsiaTheme="minorEastAsia" w:hAnsi="Arial" w:cs="Arial"/>
          <w:noProof/>
          <w:lang w:eastAsia="pt-BR"/>
        </w:rPr>
      </w:pPr>
      <w:hyperlink w:anchor="_Toc493017136" w:history="1">
        <w:r w:rsidR="00F03502" w:rsidRPr="00F03502">
          <w:rPr>
            <w:rStyle w:val="Hyperlink"/>
            <w:rFonts w:ascii="Arial" w:hAnsi="Arial" w:cs="Arial"/>
            <w:noProof/>
          </w:rPr>
          <w:t>Tabela 29 - Tabela de Cenário de Teste da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192182D6" w14:textId="00174D03" w:rsidR="00F03502" w:rsidRPr="00F03502" w:rsidRDefault="002C1202">
      <w:pPr>
        <w:pStyle w:val="ndicedeilustraes"/>
        <w:tabs>
          <w:tab w:val="right" w:leader="dot" w:pos="9062"/>
        </w:tabs>
        <w:rPr>
          <w:rFonts w:ascii="Arial" w:eastAsiaTheme="minorEastAsia" w:hAnsi="Arial" w:cs="Arial"/>
          <w:noProof/>
          <w:lang w:eastAsia="pt-BR"/>
        </w:rPr>
      </w:pPr>
      <w:hyperlink w:anchor="_Toc493017137" w:history="1">
        <w:r w:rsidR="00F03502" w:rsidRPr="00F03502">
          <w:rPr>
            <w:rStyle w:val="Hyperlink"/>
            <w:rFonts w:ascii="Arial" w:hAnsi="Arial" w:cs="Arial"/>
            <w:noProof/>
          </w:rPr>
          <w:t>Tabela 30 - Tabela de Cenário de Teste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35A51DCA" w14:textId="1D699B91" w:rsidR="00F03502" w:rsidRPr="00F03502" w:rsidRDefault="002C1202">
      <w:pPr>
        <w:pStyle w:val="ndicedeilustraes"/>
        <w:tabs>
          <w:tab w:val="right" w:leader="dot" w:pos="9062"/>
        </w:tabs>
        <w:rPr>
          <w:rFonts w:ascii="Arial" w:eastAsiaTheme="minorEastAsia" w:hAnsi="Arial" w:cs="Arial"/>
          <w:noProof/>
          <w:lang w:eastAsia="pt-BR"/>
        </w:rPr>
      </w:pPr>
      <w:hyperlink w:anchor="_Toc493017138" w:history="1">
        <w:r w:rsidR="00F03502" w:rsidRPr="00F03502">
          <w:rPr>
            <w:rStyle w:val="Hyperlink"/>
            <w:rFonts w:ascii="Arial" w:hAnsi="Arial" w:cs="Arial"/>
            <w:noProof/>
          </w:rPr>
          <w:t>Tabela 31 - Tabela do Cenário de Teste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A74A441" w14:textId="46BBF0DE" w:rsidR="00F03502" w:rsidRPr="00F03502" w:rsidRDefault="002C1202">
      <w:pPr>
        <w:pStyle w:val="ndicedeilustraes"/>
        <w:tabs>
          <w:tab w:val="right" w:leader="dot" w:pos="9062"/>
        </w:tabs>
        <w:rPr>
          <w:rFonts w:ascii="Arial" w:eastAsiaTheme="minorEastAsia" w:hAnsi="Arial" w:cs="Arial"/>
          <w:noProof/>
          <w:lang w:eastAsia="pt-BR"/>
        </w:rPr>
      </w:pPr>
      <w:hyperlink w:anchor="_Toc493017139" w:history="1">
        <w:r w:rsidR="00F03502" w:rsidRPr="00F03502">
          <w:rPr>
            <w:rStyle w:val="Hyperlink"/>
            <w:rFonts w:ascii="Arial" w:hAnsi="Arial" w:cs="Arial"/>
            <w:noProof/>
          </w:rPr>
          <w:t>Tabela 32 - Tabela do Cenário de Teste do Publicar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07CE0B3D" w14:textId="2CE5E527" w:rsidR="00F03502" w:rsidRPr="00F03502" w:rsidRDefault="002C1202">
      <w:pPr>
        <w:pStyle w:val="ndicedeilustraes"/>
        <w:tabs>
          <w:tab w:val="right" w:leader="dot" w:pos="9062"/>
        </w:tabs>
        <w:rPr>
          <w:rFonts w:ascii="Arial" w:eastAsiaTheme="minorEastAsia" w:hAnsi="Arial" w:cs="Arial"/>
          <w:noProof/>
          <w:lang w:eastAsia="pt-BR"/>
        </w:rPr>
      </w:pPr>
      <w:hyperlink w:anchor="_Toc493017140" w:history="1">
        <w:r w:rsidR="00F03502" w:rsidRPr="00F03502">
          <w:rPr>
            <w:rStyle w:val="Hyperlink"/>
            <w:rFonts w:ascii="Arial" w:hAnsi="Arial" w:cs="Arial"/>
            <w:noProof/>
          </w:rPr>
          <w:t>Tabela 33 - Tabela de Cenário de Teste do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6AC8495" w14:textId="5178AE20" w:rsidR="00E200E9"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7AD7BA2F" w14:textId="6D80706D" w:rsidR="00A2631E" w:rsidRPr="00F03502" w:rsidRDefault="00E200E9" w:rsidP="00E200E9">
      <w:pPr>
        <w:rPr>
          <w:rFonts w:ascii="Arial" w:hAnsi="Arial" w:cs="Arial"/>
          <w:b/>
          <w:sz w:val="24"/>
          <w:szCs w:val="24"/>
        </w:rPr>
      </w:pPr>
      <w:r w:rsidRPr="00F03502">
        <w:rPr>
          <w:rFonts w:ascii="Arial" w:hAnsi="Arial" w:cs="Arial"/>
          <w:b/>
          <w:sz w:val="24"/>
          <w:szCs w:val="24"/>
        </w:rPr>
        <w:br w:type="page"/>
      </w:r>
    </w:p>
    <w:p w14:paraId="2A4B69EE" w14:textId="77777777" w:rsidR="00423ADE" w:rsidRPr="00F03502" w:rsidRDefault="4BC668C4" w:rsidP="4BC668C4">
      <w:pPr>
        <w:spacing w:line="360" w:lineRule="auto"/>
        <w:ind w:right="-110"/>
        <w:jc w:val="center"/>
        <w:rPr>
          <w:rFonts w:ascii="Arial" w:hAnsi="Arial" w:cs="Arial"/>
          <w:b/>
          <w:bCs/>
          <w:sz w:val="24"/>
          <w:szCs w:val="24"/>
        </w:rPr>
      </w:pPr>
      <w:r w:rsidRPr="00F03502">
        <w:rPr>
          <w:rFonts w:ascii="Arial" w:hAnsi="Arial" w:cs="Arial"/>
          <w:b/>
          <w:bCs/>
          <w:sz w:val="24"/>
          <w:szCs w:val="24"/>
        </w:rPr>
        <w:lastRenderedPageBreak/>
        <w:t>SUMÁRIO</w:t>
      </w:r>
    </w:p>
    <w:p w14:paraId="21B20459" w14:textId="0B2668CD" w:rsidR="00F03502" w:rsidRPr="00F03502" w:rsidRDefault="00E86854">
      <w:pPr>
        <w:pStyle w:val="Sumrio1"/>
        <w:rPr>
          <w:rFonts w:eastAsiaTheme="minorEastAsia" w:cs="Arial"/>
          <w:b w:val="0"/>
          <w:bCs w:val="0"/>
          <w:caps w:val="0"/>
          <w:sz w:val="22"/>
          <w:szCs w:val="22"/>
          <w:lang w:eastAsia="pt-BR"/>
        </w:rPr>
      </w:pPr>
      <w:r w:rsidRPr="00F03502">
        <w:rPr>
          <w:rFonts w:cs="Arial"/>
        </w:rPr>
        <w:fldChar w:fldCharType="begin"/>
      </w:r>
      <w:r w:rsidRPr="00F03502">
        <w:rPr>
          <w:rFonts w:cs="Arial"/>
        </w:rPr>
        <w:instrText xml:space="preserve"> TOC \o "1-4" \h \z \u </w:instrText>
      </w:r>
      <w:r w:rsidRPr="00F03502">
        <w:rPr>
          <w:rFonts w:cs="Arial"/>
        </w:rPr>
        <w:fldChar w:fldCharType="separate"/>
      </w:r>
      <w:hyperlink w:anchor="_Toc493017068" w:history="1">
        <w:r w:rsidR="00F03502" w:rsidRPr="00F03502">
          <w:rPr>
            <w:rStyle w:val="Hyperlink"/>
            <w:rFonts w:cs="Arial"/>
          </w:rPr>
          <w:t>1</w:t>
        </w:r>
        <w:r w:rsidR="00F03502" w:rsidRPr="00F03502">
          <w:rPr>
            <w:rFonts w:eastAsiaTheme="minorEastAsia" w:cs="Arial"/>
            <w:b w:val="0"/>
            <w:bCs w:val="0"/>
            <w:caps w:val="0"/>
            <w:sz w:val="22"/>
            <w:szCs w:val="22"/>
            <w:lang w:eastAsia="pt-BR"/>
          </w:rPr>
          <w:tab/>
        </w:r>
        <w:r w:rsidR="00F03502" w:rsidRPr="00F03502">
          <w:rPr>
            <w:rStyle w:val="Hyperlink"/>
            <w:rFonts w:cs="Arial"/>
          </w:rPr>
          <w:t>INTRODUÇÃO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_Toc493017068 \h </w:instrText>
        </w:r>
        <w:r w:rsidR="00F03502" w:rsidRPr="00F03502">
          <w:rPr>
            <w:rFonts w:cs="Arial"/>
            <w:webHidden/>
          </w:rPr>
        </w:r>
        <w:r w:rsidR="00F03502" w:rsidRPr="00F03502">
          <w:rPr>
            <w:rFonts w:cs="Arial"/>
            <w:webHidden/>
          </w:rPr>
          <w:fldChar w:fldCharType="separate"/>
        </w:r>
        <w:r w:rsidR="00EA1B22">
          <w:rPr>
            <w:rFonts w:cs="Arial"/>
            <w:webHidden/>
          </w:rPr>
          <w:t>3</w:t>
        </w:r>
        <w:r w:rsidR="00F03502" w:rsidRPr="00F03502">
          <w:rPr>
            <w:rFonts w:cs="Arial"/>
            <w:webHidden/>
          </w:rPr>
          <w:fldChar w:fldCharType="end"/>
        </w:r>
      </w:hyperlink>
    </w:p>
    <w:p w14:paraId="455DA06D" w14:textId="205E3C3A" w:rsidR="00F03502" w:rsidRPr="00F03502" w:rsidRDefault="002C1202">
      <w:pPr>
        <w:pStyle w:val="Sumrio1"/>
        <w:rPr>
          <w:rFonts w:eastAsiaTheme="minorEastAsia" w:cs="Arial"/>
          <w:b w:val="0"/>
          <w:bCs w:val="0"/>
          <w:caps w:val="0"/>
          <w:sz w:val="22"/>
          <w:szCs w:val="22"/>
          <w:lang w:eastAsia="pt-BR"/>
        </w:rPr>
      </w:pPr>
      <w:hyperlink w:anchor="_Toc493017069" w:history="1">
        <w:r w:rsidR="00F03502" w:rsidRPr="00F03502">
          <w:rPr>
            <w:rStyle w:val="Hyperlink"/>
            <w:rFonts w:cs="Arial"/>
          </w:rPr>
          <w:t>2</w:t>
        </w:r>
        <w:r w:rsidR="00F03502" w:rsidRPr="00F03502">
          <w:rPr>
            <w:rFonts w:eastAsiaTheme="minorEastAsia" w:cs="Arial"/>
            <w:b w:val="0"/>
            <w:bCs w:val="0"/>
            <w:caps w:val="0"/>
            <w:sz w:val="22"/>
            <w:szCs w:val="22"/>
            <w:lang w:eastAsia="pt-BR"/>
          </w:rPr>
          <w:tab/>
        </w:r>
        <w:r w:rsidR="00F03502" w:rsidRPr="00F03502">
          <w:rPr>
            <w:rStyle w:val="Hyperlink"/>
            <w:rFonts w:cs="Arial"/>
          </w:rPr>
          <w:t>ANÁLISE DO AMBIENTE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_Toc493017069 \h </w:instrText>
        </w:r>
        <w:r w:rsidR="00F03502" w:rsidRPr="00F03502">
          <w:rPr>
            <w:rFonts w:cs="Arial"/>
            <w:webHidden/>
          </w:rPr>
        </w:r>
        <w:r w:rsidR="00F03502" w:rsidRPr="00F03502">
          <w:rPr>
            <w:rFonts w:cs="Arial"/>
            <w:webHidden/>
          </w:rPr>
          <w:fldChar w:fldCharType="separate"/>
        </w:r>
        <w:r w:rsidR="00EA1B22">
          <w:rPr>
            <w:rFonts w:cs="Arial"/>
            <w:webHidden/>
          </w:rPr>
          <w:t>4</w:t>
        </w:r>
        <w:r w:rsidR="00F03502" w:rsidRPr="00F03502">
          <w:rPr>
            <w:rFonts w:cs="Arial"/>
            <w:webHidden/>
          </w:rPr>
          <w:fldChar w:fldCharType="end"/>
        </w:r>
      </w:hyperlink>
    </w:p>
    <w:p w14:paraId="33E04420" w14:textId="615861E3" w:rsidR="00F03502" w:rsidRPr="00F03502" w:rsidRDefault="002C1202">
      <w:pPr>
        <w:pStyle w:val="Sumrio2"/>
        <w:rPr>
          <w:rFonts w:eastAsiaTheme="minorEastAsia" w:cs="Arial"/>
          <w:bCs w:val="0"/>
          <w:sz w:val="22"/>
          <w:szCs w:val="22"/>
          <w:lang w:eastAsia="pt-BR"/>
        </w:rPr>
      </w:pPr>
      <w:hyperlink w:anchor="_Toc493017070" w:history="1">
        <w:r w:rsidR="00F03502" w:rsidRPr="00F03502">
          <w:rPr>
            <w:rStyle w:val="Hyperlink"/>
            <w:rFonts w:cs="Arial"/>
          </w:rPr>
          <w:t>2.1</w:t>
        </w:r>
        <w:r w:rsidR="00F03502" w:rsidRPr="00F03502">
          <w:rPr>
            <w:rFonts w:eastAsiaTheme="minorEastAsia" w:cs="Arial"/>
            <w:bCs w:val="0"/>
            <w:sz w:val="22"/>
            <w:szCs w:val="22"/>
            <w:lang w:eastAsia="pt-BR"/>
          </w:rPr>
          <w:tab/>
        </w:r>
        <w:r w:rsidR="00F03502" w:rsidRPr="00F03502">
          <w:rPr>
            <w:rStyle w:val="Hyperlink"/>
            <w:rFonts w:cs="Arial"/>
          </w:rPr>
          <w:t>CONCORRÊNCIA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_Toc493017070 \h </w:instrText>
        </w:r>
        <w:r w:rsidR="00F03502" w:rsidRPr="00F03502">
          <w:rPr>
            <w:rFonts w:cs="Arial"/>
            <w:webHidden/>
          </w:rPr>
        </w:r>
        <w:r w:rsidR="00F03502" w:rsidRPr="00F03502">
          <w:rPr>
            <w:rFonts w:cs="Arial"/>
            <w:webHidden/>
          </w:rPr>
          <w:fldChar w:fldCharType="separate"/>
        </w:r>
        <w:r w:rsidR="00EA1B22">
          <w:rPr>
            <w:rFonts w:cs="Arial"/>
            <w:webHidden/>
          </w:rPr>
          <w:t>5</w:t>
        </w:r>
        <w:r w:rsidR="00F03502" w:rsidRPr="00F03502">
          <w:rPr>
            <w:rFonts w:cs="Arial"/>
            <w:webHidden/>
          </w:rPr>
          <w:fldChar w:fldCharType="end"/>
        </w:r>
      </w:hyperlink>
    </w:p>
    <w:p w14:paraId="3DA240E3" w14:textId="0205181C" w:rsidR="00F03502" w:rsidRPr="00F03502" w:rsidRDefault="002C1202">
      <w:pPr>
        <w:pStyle w:val="Sumrio1"/>
        <w:rPr>
          <w:rFonts w:eastAsiaTheme="minorEastAsia" w:cs="Arial"/>
          <w:b w:val="0"/>
          <w:bCs w:val="0"/>
          <w:caps w:val="0"/>
          <w:sz w:val="22"/>
          <w:szCs w:val="22"/>
          <w:lang w:eastAsia="pt-BR"/>
        </w:rPr>
      </w:pPr>
      <w:hyperlink w:anchor="_Toc493017071" w:history="1">
        <w:r w:rsidR="00F03502" w:rsidRPr="00F03502">
          <w:rPr>
            <w:rStyle w:val="Hyperlink"/>
            <w:rFonts w:cs="Arial"/>
          </w:rPr>
          <w:t>3</w:t>
        </w:r>
        <w:r w:rsidR="00F03502" w:rsidRPr="00F03502">
          <w:rPr>
            <w:rFonts w:eastAsiaTheme="minorEastAsia" w:cs="Arial"/>
            <w:b w:val="0"/>
            <w:bCs w:val="0"/>
            <w:caps w:val="0"/>
            <w:sz w:val="22"/>
            <w:szCs w:val="22"/>
            <w:lang w:eastAsia="pt-BR"/>
          </w:rPr>
          <w:tab/>
        </w:r>
        <w:r w:rsidR="00F03502" w:rsidRPr="00F03502">
          <w:rPr>
            <w:rStyle w:val="Hyperlink"/>
            <w:rFonts w:cs="Arial"/>
          </w:rPr>
          <w:t>MODELO DO NEGÓCIO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_Toc493017071 \h </w:instrText>
        </w:r>
        <w:r w:rsidR="00F03502" w:rsidRPr="00F03502">
          <w:rPr>
            <w:rFonts w:cs="Arial"/>
            <w:webHidden/>
          </w:rPr>
        </w:r>
        <w:r w:rsidR="00F03502" w:rsidRPr="00F03502">
          <w:rPr>
            <w:rFonts w:cs="Arial"/>
            <w:webHidden/>
          </w:rPr>
          <w:fldChar w:fldCharType="separate"/>
        </w:r>
        <w:r w:rsidR="00EA1B22">
          <w:rPr>
            <w:rFonts w:cs="Arial"/>
            <w:webHidden/>
          </w:rPr>
          <w:t>6</w:t>
        </w:r>
        <w:r w:rsidR="00F03502" w:rsidRPr="00F03502">
          <w:rPr>
            <w:rFonts w:cs="Arial"/>
            <w:webHidden/>
          </w:rPr>
          <w:fldChar w:fldCharType="end"/>
        </w:r>
      </w:hyperlink>
    </w:p>
    <w:p w14:paraId="14A02653" w14:textId="31668D58" w:rsidR="00F03502" w:rsidRPr="00F03502" w:rsidRDefault="002C1202">
      <w:pPr>
        <w:pStyle w:val="Sumrio1"/>
        <w:rPr>
          <w:rFonts w:eastAsiaTheme="minorEastAsia" w:cs="Arial"/>
          <w:b w:val="0"/>
          <w:bCs w:val="0"/>
          <w:caps w:val="0"/>
          <w:sz w:val="22"/>
          <w:szCs w:val="22"/>
          <w:lang w:eastAsia="pt-BR"/>
        </w:rPr>
      </w:pPr>
      <w:hyperlink w:anchor="_Toc493017072" w:history="1">
        <w:r w:rsidR="00F03502" w:rsidRPr="00F03502">
          <w:rPr>
            <w:rStyle w:val="Hyperlink"/>
            <w:rFonts w:cs="Arial"/>
          </w:rPr>
          <w:t>4</w:t>
        </w:r>
        <w:r w:rsidR="00F03502" w:rsidRPr="00F03502">
          <w:rPr>
            <w:rFonts w:eastAsiaTheme="minorEastAsia" w:cs="Arial"/>
            <w:b w:val="0"/>
            <w:bCs w:val="0"/>
            <w:caps w:val="0"/>
            <w:sz w:val="22"/>
            <w:szCs w:val="22"/>
            <w:lang w:eastAsia="pt-BR"/>
          </w:rPr>
          <w:tab/>
        </w:r>
        <w:r w:rsidR="00F03502" w:rsidRPr="00F03502">
          <w:rPr>
            <w:rStyle w:val="Hyperlink"/>
            <w:rFonts w:cs="Arial"/>
          </w:rPr>
          <w:t>REFERENCIAL TEÓRICO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_Toc493017072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EEAFA2B" w14:textId="02ABFB5A" w:rsidR="00F03502" w:rsidRPr="00F03502" w:rsidRDefault="002C1202">
      <w:pPr>
        <w:pStyle w:val="Sumrio2"/>
        <w:rPr>
          <w:rFonts w:eastAsiaTheme="minorEastAsia" w:cs="Arial"/>
          <w:bCs w:val="0"/>
          <w:sz w:val="22"/>
          <w:szCs w:val="22"/>
          <w:lang w:eastAsia="pt-BR"/>
        </w:rPr>
      </w:pPr>
      <w:hyperlink w:anchor="_Toc493017073" w:history="1">
        <w:r w:rsidR="00F03502" w:rsidRPr="00F03502">
          <w:rPr>
            <w:rStyle w:val="Hyperlink"/>
            <w:rFonts w:cs="Arial"/>
          </w:rPr>
          <w:t>4.1</w:t>
        </w:r>
        <w:r w:rsidR="00F03502" w:rsidRPr="00F03502">
          <w:rPr>
            <w:rFonts w:eastAsiaTheme="minorEastAsia" w:cs="Arial"/>
            <w:bCs w:val="0"/>
            <w:sz w:val="22"/>
            <w:szCs w:val="22"/>
            <w:lang w:eastAsia="pt-BR"/>
          </w:rPr>
          <w:tab/>
        </w:r>
        <w:r w:rsidR="00F03502" w:rsidRPr="00F03502">
          <w:rPr>
            <w:rStyle w:val="Hyperlink"/>
            <w:rFonts w:cs="Arial"/>
          </w:rPr>
          <w:t>CONCEITO DE DESENVOLVIMENTO ÁGIL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_Toc493017073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778C306A" w14:textId="2B44E139" w:rsidR="00F03502" w:rsidRPr="00F03502" w:rsidRDefault="002C1202">
      <w:pPr>
        <w:pStyle w:val="Sumrio2"/>
        <w:rPr>
          <w:rFonts w:eastAsiaTheme="minorEastAsia" w:cs="Arial"/>
          <w:bCs w:val="0"/>
          <w:sz w:val="22"/>
          <w:szCs w:val="22"/>
          <w:lang w:eastAsia="pt-BR"/>
        </w:rPr>
      </w:pPr>
      <w:hyperlink w:anchor="_Toc493017074" w:history="1">
        <w:r w:rsidR="00F03502" w:rsidRPr="00F03502">
          <w:rPr>
            <w:rStyle w:val="Hyperlink"/>
            <w:rFonts w:cs="Arial"/>
          </w:rPr>
          <w:t>4.2</w:t>
        </w:r>
        <w:r w:rsidR="00F03502" w:rsidRPr="00F03502">
          <w:rPr>
            <w:rFonts w:eastAsiaTheme="minorEastAsia" w:cs="Arial"/>
            <w:bCs w:val="0"/>
            <w:sz w:val="22"/>
            <w:szCs w:val="22"/>
            <w:lang w:eastAsia="pt-BR"/>
          </w:rPr>
          <w:tab/>
        </w:r>
        <w:r w:rsidR="00F03502" w:rsidRPr="00F03502">
          <w:rPr>
            <w:rStyle w:val="Hyperlink"/>
            <w:rFonts w:cs="Arial"/>
          </w:rPr>
          <w:t>CONCEITO DE SCRUM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_Toc493017074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82A48D2" w14:textId="4F081F84" w:rsidR="00F03502" w:rsidRPr="00F03502" w:rsidRDefault="002C1202">
      <w:pPr>
        <w:pStyle w:val="Sumrio2"/>
        <w:rPr>
          <w:rFonts w:eastAsiaTheme="minorEastAsia" w:cs="Arial"/>
          <w:bCs w:val="0"/>
          <w:sz w:val="22"/>
          <w:szCs w:val="22"/>
          <w:lang w:eastAsia="pt-BR"/>
        </w:rPr>
      </w:pPr>
      <w:hyperlink w:anchor="_Toc493017075" w:history="1">
        <w:r w:rsidR="00F03502" w:rsidRPr="00F03502">
          <w:rPr>
            <w:rStyle w:val="Hyperlink"/>
            <w:rFonts w:cs="Arial"/>
          </w:rPr>
          <w:t>4.3</w:t>
        </w:r>
        <w:r w:rsidR="00F03502" w:rsidRPr="00F03502">
          <w:rPr>
            <w:rFonts w:eastAsiaTheme="minorEastAsia" w:cs="Arial"/>
            <w:bCs w:val="0"/>
            <w:sz w:val="22"/>
            <w:szCs w:val="22"/>
            <w:lang w:eastAsia="pt-BR"/>
          </w:rPr>
          <w:tab/>
        </w:r>
        <w:r w:rsidR="00F03502" w:rsidRPr="00F03502">
          <w:rPr>
            <w:rStyle w:val="Hyperlink"/>
            <w:rFonts w:cs="Arial"/>
          </w:rPr>
          <w:t>JAVA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_Toc493017075 \h </w:instrText>
        </w:r>
        <w:r w:rsidR="00F03502" w:rsidRPr="00F03502">
          <w:rPr>
            <w:rFonts w:cs="Arial"/>
            <w:webHidden/>
          </w:rPr>
        </w:r>
        <w:r w:rsidR="00F03502" w:rsidRPr="00F03502">
          <w:rPr>
            <w:rFonts w:cs="Arial"/>
            <w:webHidden/>
          </w:rPr>
          <w:fldChar w:fldCharType="separate"/>
        </w:r>
        <w:r w:rsidR="00EA1B22">
          <w:rPr>
            <w:rFonts w:cs="Arial"/>
            <w:webHidden/>
          </w:rPr>
          <w:t>9</w:t>
        </w:r>
        <w:r w:rsidR="00F03502" w:rsidRPr="00F03502">
          <w:rPr>
            <w:rFonts w:cs="Arial"/>
            <w:webHidden/>
          </w:rPr>
          <w:fldChar w:fldCharType="end"/>
        </w:r>
      </w:hyperlink>
    </w:p>
    <w:p w14:paraId="693872EF" w14:textId="7C9F00DC" w:rsidR="00F03502" w:rsidRPr="00F03502" w:rsidRDefault="002C1202">
      <w:pPr>
        <w:pStyle w:val="Sumrio2"/>
        <w:rPr>
          <w:rFonts w:eastAsiaTheme="minorEastAsia" w:cs="Arial"/>
          <w:bCs w:val="0"/>
          <w:sz w:val="22"/>
          <w:szCs w:val="22"/>
          <w:lang w:eastAsia="pt-BR"/>
        </w:rPr>
      </w:pPr>
      <w:hyperlink w:anchor="_Toc493017076" w:history="1">
        <w:r w:rsidR="00F03502" w:rsidRPr="00F03502">
          <w:rPr>
            <w:rStyle w:val="Hyperlink"/>
            <w:rFonts w:cs="Arial"/>
          </w:rPr>
          <w:t>4.4</w:t>
        </w:r>
        <w:r w:rsidR="00F03502" w:rsidRPr="00F03502">
          <w:rPr>
            <w:rFonts w:eastAsiaTheme="minorEastAsia" w:cs="Arial"/>
            <w:bCs w:val="0"/>
            <w:sz w:val="22"/>
            <w:szCs w:val="22"/>
            <w:lang w:eastAsia="pt-BR"/>
          </w:rPr>
          <w:tab/>
        </w:r>
        <w:r w:rsidR="00F03502" w:rsidRPr="00F03502">
          <w:rPr>
            <w:rStyle w:val="Hyperlink"/>
            <w:rFonts w:cs="Arial"/>
          </w:rPr>
          <w:t>MYSQL</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_Toc493017076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359E2214" w14:textId="0ACA6599" w:rsidR="00F03502" w:rsidRPr="00F03502" w:rsidRDefault="002C1202">
      <w:pPr>
        <w:pStyle w:val="Sumrio2"/>
        <w:rPr>
          <w:rFonts w:eastAsiaTheme="minorEastAsia" w:cs="Arial"/>
          <w:bCs w:val="0"/>
          <w:sz w:val="22"/>
          <w:szCs w:val="22"/>
          <w:lang w:eastAsia="pt-BR"/>
        </w:rPr>
      </w:pPr>
      <w:hyperlink w:anchor="_Toc493017077" w:history="1">
        <w:r w:rsidR="00F03502" w:rsidRPr="00F03502">
          <w:rPr>
            <w:rStyle w:val="Hyperlink"/>
            <w:rFonts w:cs="Arial"/>
          </w:rPr>
          <w:t>4.5</w:t>
        </w:r>
        <w:r w:rsidR="00F03502" w:rsidRPr="00F03502">
          <w:rPr>
            <w:rFonts w:eastAsiaTheme="minorEastAsia" w:cs="Arial"/>
            <w:bCs w:val="0"/>
            <w:sz w:val="22"/>
            <w:szCs w:val="22"/>
            <w:lang w:eastAsia="pt-BR"/>
          </w:rPr>
          <w:tab/>
        </w:r>
        <w:r w:rsidR="00F03502" w:rsidRPr="00F03502">
          <w:rPr>
            <w:rStyle w:val="Hyperlink"/>
            <w:rFonts w:cs="Arial"/>
          </w:rPr>
          <w:t>SOA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_Toc493017077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0E8E1849" w14:textId="01C296BA" w:rsidR="00F03502" w:rsidRPr="00F03502" w:rsidRDefault="002C1202">
      <w:pPr>
        <w:pStyle w:val="Sumrio2"/>
        <w:rPr>
          <w:rFonts w:eastAsiaTheme="minorEastAsia" w:cs="Arial"/>
          <w:bCs w:val="0"/>
          <w:sz w:val="22"/>
          <w:szCs w:val="22"/>
          <w:lang w:eastAsia="pt-BR"/>
        </w:rPr>
      </w:pPr>
      <w:hyperlink w:anchor="_Toc493017078" w:history="1">
        <w:r w:rsidR="00F03502" w:rsidRPr="00F03502">
          <w:rPr>
            <w:rStyle w:val="Hyperlink"/>
            <w:rFonts w:cs="Arial"/>
          </w:rPr>
          <w:t>4.6</w:t>
        </w:r>
        <w:r w:rsidR="00F03502" w:rsidRPr="00F03502">
          <w:rPr>
            <w:rFonts w:eastAsiaTheme="minorEastAsia" w:cs="Arial"/>
            <w:bCs w:val="0"/>
            <w:sz w:val="22"/>
            <w:szCs w:val="22"/>
            <w:lang w:eastAsia="pt-BR"/>
          </w:rPr>
          <w:tab/>
        </w:r>
        <w:r w:rsidR="00F03502" w:rsidRPr="00F03502">
          <w:rPr>
            <w:rStyle w:val="Hyperlink"/>
            <w:rFonts w:cs="Arial"/>
          </w:rPr>
          <w:t>ANGULARJS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_Toc493017078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7C4652C7" w14:textId="751234C9" w:rsidR="00F03502" w:rsidRPr="00F03502" w:rsidRDefault="002C1202">
      <w:pPr>
        <w:pStyle w:val="Sumrio2"/>
        <w:rPr>
          <w:rFonts w:eastAsiaTheme="minorEastAsia" w:cs="Arial"/>
          <w:bCs w:val="0"/>
          <w:sz w:val="22"/>
          <w:szCs w:val="22"/>
          <w:lang w:eastAsia="pt-BR"/>
        </w:rPr>
      </w:pPr>
      <w:hyperlink w:anchor="_Toc493017079" w:history="1">
        <w:r w:rsidR="00F03502" w:rsidRPr="00F03502">
          <w:rPr>
            <w:rStyle w:val="Hyperlink"/>
            <w:rFonts w:cs="Arial"/>
          </w:rPr>
          <w:t>4.7</w:t>
        </w:r>
        <w:r w:rsidR="00F03502" w:rsidRPr="00F03502">
          <w:rPr>
            <w:rFonts w:eastAsiaTheme="minorEastAsia" w:cs="Arial"/>
            <w:bCs w:val="0"/>
            <w:sz w:val="22"/>
            <w:szCs w:val="22"/>
            <w:lang w:eastAsia="pt-BR"/>
          </w:rPr>
          <w:tab/>
        </w:r>
        <w:r w:rsidR="00F03502" w:rsidRPr="00F03502">
          <w:rPr>
            <w:rStyle w:val="Hyperlink"/>
            <w:rFonts w:cs="Arial"/>
          </w:rPr>
          <w:t>COMPUTAÇÃO EM NUVEM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_Toc493017079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30E28738" w14:textId="08AC4C03" w:rsidR="00F03502" w:rsidRPr="00F03502" w:rsidRDefault="002C1202">
      <w:pPr>
        <w:pStyle w:val="Sumrio2"/>
        <w:rPr>
          <w:rFonts w:eastAsiaTheme="minorEastAsia" w:cs="Arial"/>
          <w:bCs w:val="0"/>
          <w:sz w:val="22"/>
          <w:szCs w:val="22"/>
          <w:lang w:eastAsia="pt-BR"/>
        </w:rPr>
      </w:pPr>
      <w:hyperlink w:anchor="_Toc493017080" w:history="1">
        <w:r w:rsidR="00F03502" w:rsidRPr="00F03502">
          <w:rPr>
            <w:rStyle w:val="Hyperlink"/>
            <w:rFonts w:cs="Arial"/>
          </w:rPr>
          <w:t>4.8</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REST</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_Toc493017080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7D6A2A9C" w14:textId="192AAF46" w:rsidR="00F03502" w:rsidRPr="00F03502" w:rsidRDefault="002C1202">
      <w:pPr>
        <w:pStyle w:val="Sumrio2"/>
        <w:rPr>
          <w:rFonts w:eastAsiaTheme="minorEastAsia" w:cs="Arial"/>
          <w:bCs w:val="0"/>
          <w:sz w:val="22"/>
          <w:szCs w:val="22"/>
          <w:lang w:eastAsia="pt-BR"/>
        </w:rPr>
      </w:pPr>
      <w:hyperlink w:anchor="_Toc493017081" w:history="1">
        <w:r w:rsidR="00F03502" w:rsidRPr="00F03502">
          <w:rPr>
            <w:rStyle w:val="Hyperlink"/>
            <w:rFonts w:cs="Arial"/>
          </w:rPr>
          <w:t>4.9</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TESTE E QUALIDADE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_Toc493017081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6CF19682" w14:textId="3CBFB271" w:rsidR="00F03502" w:rsidRPr="00F03502" w:rsidRDefault="002C1202">
      <w:pPr>
        <w:pStyle w:val="Sumrio1"/>
        <w:rPr>
          <w:rFonts w:eastAsiaTheme="minorEastAsia" w:cs="Arial"/>
          <w:b w:val="0"/>
          <w:bCs w:val="0"/>
          <w:caps w:val="0"/>
          <w:sz w:val="22"/>
          <w:szCs w:val="22"/>
          <w:lang w:eastAsia="pt-BR"/>
        </w:rPr>
      </w:pPr>
      <w:hyperlink w:anchor="_Toc493017082" w:history="1">
        <w:r w:rsidR="00F03502" w:rsidRPr="00F03502">
          <w:rPr>
            <w:rStyle w:val="Hyperlink"/>
            <w:rFonts w:cs="Arial"/>
          </w:rPr>
          <w:t>5</w:t>
        </w:r>
        <w:r w:rsidR="00F03502" w:rsidRPr="00F03502">
          <w:rPr>
            <w:rFonts w:eastAsiaTheme="minorEastAsia" w:cs="Arial"/>
            <w:b w:val="0"/>
            <w:bCs w:val="0"/>
            <w:caps w:val="0"/>
            <w:sz w:val="22"/>
            <w:szCs w:val="22"/>
            <w:lang w:eastAsia="pt-BR"/>
          </w:rPr>
          <w:tab/>
        </w:r>
        <w:r w:rsidR="00F03502" w:rsidRPr="00F03502">
          <w:rPr>
            <w:rStyle w:val="Hyperlink"/>
            <w:rFonts w:cs="Arial"/>
          </w:rPr>
          <w:t>DESENVOLVIMENTO DO PRODUTO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_Toc493017082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0B27F28A" w14:textId="676C88B2" w:rsidR="00F03502" w:rsidRPr="00F03502" w:rsidRDefault="002C1202">
      <w:pPr>
        <w:pStyle w:val="Sumrio2"/>
        <w:rPr>
          <w:rFonts w:eastAsiaTheme="minorEastAsia" w:cs="Arial"/>
          <w:bCs w:val="0"/>
          <w:sz w:val="22"/>
          <w:szCs w:val="22"/>
          <w:lang w:eastAsia="pt-BR"/>
        </w:rPr>
      </w:pPr>
      <w:hyperlink w:anchor="_Toc493017083" w:history="1">
        <w:r w:rsidR="00F03502" w:rsidRPr="00F03502">
          <w:rPr>
            <w:rStyle w:val="Hyperlink"/>
            <w:rFonts w:cs="Arial"/>
          </w:rPr>
          <w:t>5.1</w:t>
        </w:r>
        <w:r w:rsidR="00F03502" w:rsidRPr="00F03502">
          <w:rPr>
            <w:rFonts w:eastAsiaTheme="minorEastAsia" w:cs="Arial"/>
            <w:bCs w:val="0"/>
            <w:sz w:val="22"/>
            <w:szCs w:val="22"/>
            <w:lang w:eastAsia="pt-BR"/>
          </w:rPr>
          <w:tab/>
        </w:r>
        <w:r w:rsidR="00F03502" w:rsidRPr="00F03502">
          <w:rPr>
            <w:rStyle w:val="Hyperlink"/>
            <w:rFonts w:cs="Arial"/>
          </w:rPr>
          <w:t>HISTÓRIAS DE USUÁRIO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_Toc493017083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16904E9C" w14:textId="27AD469C" w:rsidR="00F03502" w:rsidRPr="00F03502" w:rsidRDefault="002C1202">
      <w:pPr>
        <w:pStyle w:val="Sumrio3"/>
        <w:rPr>
          <w:rFonts w:eastAsiaTheme="minorEastAsia" w:cs="Arial"/>
          <w:b w:val="0"/>
          <w:sz w:val="22"/>
          <w:szCs w:val="22"/>
          <w:lang w:eastAsia="pt-BR"/>
        </w:rPr>
      </w:pPr>
      <w:hyperlink w:anchor="_Toc493017084"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_Toc493017084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39246C2C" w14:textId="20FC50AD" w:rsidR="00F03502" w:rsidRPr="00F03502" w:rsidRDefault="002C1202">
      <w:pPr>
        <w:pStyle w:val="Sumrio3"/>
        <w:rPr>
          <w:rFonts w:eastAsiaTheme="minorEastAsia" w:cs="Arial"/>
          <w:b w:val="0"/>
          <w:sz w:val="22"/>
          <w:szCs w:val="22"/>
          <w:lang w:eastAsia="pt-BR"/>
        </w:rPr>
      </w:pPr>
      <w:hyperlink w:anchor="_Toc493017085" w:history="1">
        <w:r w:rsidR="00F03502" w:rsidRPr="00F03502">
          <w:rPr>
            <w:rStyle w:val="Hyperlink"/>
            <w:rFonts w:cs="Arial"/>
          </w:rPr>
          <w:t>5.1.2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_Toc493017085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4556A1FC" w14:textId="13147A6B" w:rsidR="00F03502" w:rsidRPr="00F03502" w:rsidRDefault="002C1202">
      <w:pPr>
        <w:pStyle w:val="Sumrio3"/>
        <w:rPr>
          <w:rFonts w:eastAsiaTheme="minorEastAsia" w:cs="Arial"/>
          <w:b w:val="0"/>
          <w:sz w:val="22"/>
          <w:szCs w:val="22"/>
          <w:lang w:eastAsia="pt-BR"/>
        </w:rPr>
      </w:pPr>
      <w:hyperlink w:anchor="_Toc493017086" w:history="1">
        <w:r w:rsidR="00F03502" w:rsidRPr="00F03502">
          <w:rPr>
            <w:rStyle w:val="Hyperlink"/>
            <w:rFonts w:cs="Arial"/>
          </w:rPr>
          <w:t>5.1.3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_Toc493017086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27911DC2" w14:textId="5ABA39EC" w:rsidR="00F03502" w:rsidRPr="00F03502" w:rsidRDefault="002C1202">
      <w:pPr>
        <w:pStyle w:val="Sumrio3"/>
        <w:rPr>
          <w:rFonts w:eastAsiaTheme="minorEastAsia" w:cs="Arial"/>
          <w:b w:val="0"/>
          <w:sz w:val="22"/>
          <w:szCs w:val="22"/>
          <w:lang w:eastAsia="pt-BR"/>
        </w:rPr>
      </w:pPr>
      <w:hyperlink w:anchor="_Toc493017087" w:history="1">
        <w:r w:rsidR="00F03502" w:rsidRPr="00F03502">
          <w:rPr>
            <w:rStyle w:val="Hyperlink"/>
            <w:rFonts w:cs="Arial"/>
          </w:rPr>
          <w:t>5.1.4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_Toc493017087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52F73D2" w14:textId="633673E9" w:rsidR="00F03502" w:rsidRPr="00F03502" w:rsidRDefault="002C1202">
      <w:pPr>
        <w:pStyle w:val="Sumrio3"/>
        <w:rPr>
          <w:rFonts w:eastAsiaTheme="minorEastAsia" w:cs="Arial"/>
          <w:b w:val="0"/>
          <w:sz w:val="22"/>
          <w:szCs w:val="22"/>
          <w:lang w:eastAsia="pt-BR"/>
        </w:rPr>
      </w:pPr>
      <w:hyperlink w:anchor="_Toc493017088" w:history="1">
        <w:r w:rsidR="00F03502" w:rsidRPr="00F03502">
          <w:rPr>
            <w:rStyle w:val="Hyperlink"/>
            <w:rFonts w:cs="Arial"/>
          </w:rPr>
          <w:t>5.1.5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_Toc493017088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87AF8B0" w14:textId="7858844B" w:rsidR="00F03502" w:rsidRPr="00F03502" w:rsidRDefault="002C1202">
      <w:pPr>
        <w:pStyle w:val="Sumrio3"/>
        <w:rPr>
          <w:rFonts w:eastAsiaTheme="minorEastAsia" w:cs="Arial"/>
          <w:b w:val="0"/>
          <w:sz w:val="22"/>
          <w:szCs w:val="22"/>
          <w:lang w:eastAsia="pt-BR"/>
        </w:rPr>
      </w:pPr>
      <w:hyperlink w:anchor="_Toc493017089" w:history="1">
        <w:r w:rsidR="00F03502" w:rsidRPr="00F03502">
          <w:rPr>
            <w:rStyle w:val="Hyperlink"/>
            <w:rFonts w:cs="Arial"/>
          </w:rPr>
          <w:t>5.1.6</w:t>
        </w:r>
        <w:r w:rsidR="00F03502" w:rsidRPr="00F03502">
          <w:rPr>
            <w:rFonts w:eastAsiaTheme="minorEastAsia" w:cs="Arial"/>
            <w:b w:val="0"/>
            <w:sz w:val="22"/>
            <w:szCs w:val="22"/>
            <w:lang w:eastAsia="pt-BR"/>
          </w:rPr>
          <w:tab/>
        </w:r>
        <w:r w:rsidR="00F03502" w:rsidRPr="00F03502">
          <w:rPr>
            <w:rStyle w:val="Hyperlink"/>
            <w:rFonts w:cs="Arial"/>
          </w:rPr>
          <w:t>Publicar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_Toc493017089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70A330A8" w14:textId="5DD14740" w:rsidR="00F03502" w:rsidRPr="00F03502" w:rsidRDefault="002C1202">
      <w:pPr>
        <w:pStyle w:val="Sumrio3"/>
        <w:rPr>
          <w:rFonts w:eastAsiaTheme="minorEastAsia" w:cs="Arial"/>
          <w:b w:val="0"/>
          <w:sz w:val="22"/>
          <w:szCs w:val="22"/>
          <w:lang w:eastAsia="pt-BR"/>
        </w:rPr>
      </w:pPr>
      <w:hyperlink w:anchor="_Toc493017090"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Ver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_Toc493017090 \h </w:instrText>
        </w:r>
        <w:r w:rsidR="00F03502" w:rsidRPr="00F03502">
          <w:rPr>
            <w:rFonts w:cs="Arial"/>
            <w:webHidden/>
          </w:rPr>
        </w:r>
        <w:r w:rsidR="00F03502" w:rsidRPr="00F03502">
          <w:rPr>
            <w:rFonts w:cs="Arial"/>
            <w:webHidden/>
          </w:rPr>
          <w:fldChar w:fldCharType="separate"/>
        </w:r>
        <w:r w:rsidR="00EA1B22">
          <w:rPr>
            <w:rFonts w:cs="Arial"/>
            <w:webHidden/>
          </w:rPr>
          <w:t>17</w:t>
        </w:r>
        <w:r w:rsidR="00F03502" w:rsidRPr="00F03502">
          <w:rPr>
            <w:rFonts w:cs="Arial"/>
            <w:webHidden/>
          </w:rPr>
          <w:fldChar w:fldCharType="end"/>
        </w:r>
      </w:hyperlink>
    </w:p>
    <w:p w14:paraId="3F8E8A21" w14:textId="6E50E6A4" w:rsidR="00F03502" w:rsidRPr="00F03502" w:rsidRDefault="002C1202">
      <w:pPr>
        <w:pStyle w:val="Sumrio2"/>
        <w:rPr>
          <w:rFonts w:eastAsiaTheme="minorEastAsia" w:cs="Arial"/>
          <w:bCs w:val="0"/>
          <w:sz w:val="22"/>
          <w:szCs w:val="22"/>
          <w:lang w:eastAsia="pt-BR"/>
        </w:rPr>
      </w:pPr>
      <w:hyperlink w:anchor="_Toc493017091" w:history="1">
        <w:r w:rsidR="00F03502" w:rsidRPr="00F03502">
          <w:rPr>
            <w:rStyle w:val="Hyperlink"/>
            <w:rFonts w:cs="Arial"/>
          </w:rPr>
          <w:t>5.2</w:t>
        </w:r>
        <w:r w:rsidR="00F03502" w:rsidRPr="00F03502">
          <w:rPr>
            <w:rFonts w:eastAsiaTheme="minorEastAsia" w:cs="Arial"/>
            <w:bCs w:val="0"/>
            <w:sz w:val="22"/>
            <w:szCs w:val="22"/>
            <w:lang w:eastAsia="pt-BR"/>
          </w:rPr>
          <w:tab/>
        </w:r>
        <w:r w:rsidR="00F03502" w:rsidRPr="00F03502">
          <w:rPr>
            <w:rStyle w:val="Hyperlink"/>
            <w:rFonts w:cs="Arial"/>
          </w:rPr>
          <w:t>DIAGRAMA DE CASOS DE USO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_Toc493017091 \h </w:instrText>
        </w:r>
        <w:r w:rsidR="00F03502" w:rsidRPr="00F03502">
          <w:rPr>
            <w:rFonts w:cs="Arial"/>
            <w:webHidden/>
          </w:rPr>
        </w:r>
        <w:r w:rsidR="00F03502" w:rsidRPr="00F03502">
          <w:rPr>
            <w:rFonts w:cs="Arial"/>
            <w:webHidden/>
          </w:rPr>
          <w:fldChar w:fldCharType="separate"/>
        </w:r>
        <w:r w:rsidR="00EA1B22">
          <w:rPr>
            <w:rFonts w:cs="Arial"/>
            <w:webHidden/>
          </w:rPr>
          <w:t>18</w:t>
        </w:r>
        <w:r w:rsidR="00F03502" w:rsidRPr="00F03502">
          <w:rPr>
            <w:rFonts w:cs="Arial"/>
            <w:webHidden/>
          </w:rPr>
          <w:fldChar w:fldCharType="end"/>
        </w:r>
      </w:hyperlink>
    </w:p>
    <w:p w14:paraId="5A55D972" w14:textId="7ABCA102" w:rsidR="00F03502" w:rsidRPr="00F03502" w:rsidRDefault="002C1202">
      <w:pPr>
        <w:pStyle w:val="Sumrio2"/>
        <w:rPr>
          <w:rFonts w:eastAsiaTheme="minorEastAsia" w:cs="Arial"/>
          <w:bCs w:val="0"/>
          <w:sz w:val="22"/>
          <w:szCs w:val="22"/>
          <w:lang w:eastAsia="pt-BR"/>
        </w:rPr>
      </w:pPr>
      <w:hyperlink w:anchor="_Toc493017092" w:history="1">
        <w:r w:rsidR="00F03502" w:rsidRPr="00F03502">
          <w:rPr>
            <w:rStyle w:val="Hyperlink"/>
            <w:rFonts w:cs="Arial"/>
          </w:rPr>
          <w:t>5.3</w:t>
        </w:r>
        <w:r w:rsidR="00F03502" w:rsidRPr="00F03502">
          <w:rPr>
            <w:rFonts w:eastAsiaTheme="minorEastAsia" w:cs="Arial"/>
            <w:bCs w:val="0"/>
            <w:sz w:val="22"/>
            <w:szCs w:val="22"/>
            <w:lang w:eastAsia="pt-BR"/>
          </w:rPr>
          <w:tab/>
        </w:r>
        <w:r w:rsidR="00F03502" w:rsidRPr="00F03502">
          <w:rPr>
            <w:rStyle w:val="Hyperlink"/>
            <w:rFonts w:cs="Arial"/>
          </w:rPr>
          <w:t>MODELO RELACIONAL NORMALIZADO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_Toc493017092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2A83D2DE" w14:textId="250B8640" w:rsidR="00F03502" w:rsidRPr="00F03502" w:rsidRDefault="002C1202">
      <w:pPr>
        <w:pStyle w:val="Sumrio3"/>
        <w:rPr>
          <w:rFonts w:eastAsiaTheme="minorEastAsia" w:cs="Arial"/>
          <w:b w:val="0"/>
          <w:sz w:val="22"/>
          <w:szCs w:val="22"/>
          <w:lang w:eastAsia="pt-BR"/>
        </w:rPr>
      </w:pPr>
      <w:hyperlink w:anchor="_Toc493017093" w:history="1">
        <w:r w:rsidR="00F03502" w:rsidRPr="00F03502">
          <w:rPr>
            <w:rStyle w:val="Hyperlink"/>
            <w:rFonts w:cs="Arial"/>
          </w:rPr>
          <w:t>5.3.1</w:t>
        </w:r>
        <w:r w:rsidR="00F03502" w:rsidRPr="00F03502">
          <w:rPr>
            <w:rFonts w:eastAsiaTheme="minorEastAsia" w:cs="Arial"/>
            <w:b w:val="0"/>
            <w:sz w:val="22"/>
            <w:szCs w:val="22"/>
            <w:lang w:eastAsia="pt-BR"/>
          </w:rPr>
          <w:tab/>
        </w:r>
        <w:r w:rsidR="00F03502" w:rsidRPr="00F03502">
          <w:rPr>
            <w:rStyle w:val="Hyperlink"/>
            <w:rFonts w:cs="Arial"/>
          </w:rPr>
          <w:t>Lista de Tabelas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_Toc493017093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1E3D4A12" w14:textId="57EC330E" w:rsidR="00F03502" w:rsidRPr="00F03502" w:rsidRDefault="002C1202">
      <w:pPr>
        <w:pStyle w:val="Sumrio3"/>
        <w:rPr>
          <w:rFonts w:eastAsiaTheme="minorEastAsia" w:cs="Arial"/>
          <w:b w:val="0"/>
          <w:sz w:val="22"/>
          <w:szCs w:val="22"/>
          <w:lang w:eastAsia="pt-BR"/>
        </w:rPr>
      </w:pPr>
      <w:hyperlink w:anchor="_Toc493017094" w:history="1">
        <w:r w:rsidR="00F03502" w:rsidRPr="00F03502">
          <w:rPr>
            <w:rStyle w:val="Hyperlink"/>
            <w:rFonts w:cs="Arial"/>
          </w:rPr>
          <w:t>5.3.2</w:t>
        </w:r>
        <w:r w:rsidR="00F03502" w:rsidRPr="00F03502">
          <w:rPr>
            <w:rFonts w:eastAsiaTheme="minorEastAsia" w:cs="Arial"/>
            <w:b w:val="0"/>
            <w:sz w:val="22"/>
            <w:szCs w:val="22"/>
            <w:lang w:eastAsia="pt-BR"/>
          </w:rPr>
          <w:tab/>
        </w:r>
        <w:r w:rsidR="00F03502" w:rsidRPr="00F03502">
          <w:rPr>
            <w:rStyle w:val="Hyperlink"/>
            <w:rFonts w:cs="Arial"/>
          </w:rPr>
          <w:t>Dicionário de Dados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_Toc493017094 \h </w:instrText>
        </w:r>
        <w:r w:rsidR="00F03502" w:rsidRPr="00F03502">
          <w:rPr>
            <w:rFonts w:cs="Arial"/>
            <w:webHidden/>
          </w:rPr>
        </w:r>
        <w:r w:rsidR="00F03502" w:rsidRPr="00F03502">
          <w:rPr>
            <w:rFonts w:cs="Arial"/>
            <w:webHidden/>
          </w:rPr>
          <w:fldChar w:fldCharType="separate"/>
        </w:r>
        <w:r w:rsidR="00EA1B22">
          <w:rPr>
            <w:rFonts w:cs="Arial"/>
            <w:webHidden/>
          </w:rPr>
          <w:t>20</w:t>
        </w:r>
        <w:r w:rsidR="00F03502" w:rsidRPr="00F03502">
          <w:rPr>
            <w:rFonts w:cs="Arial"/>
            <w:webHidden/>
          </w:rPr>
          <w:fldChar w:fldCharType="end"/>
        </w:r>
      </w:hyperlink>
    </w:p>
    <w:p w14:paraId="304F4997" w14:textId="1E85AC32" w:rsidR="00F03502" w:rsidRPr="00F03502" w:rsidRDefault="002C1202">
      <w:pPr>
        <w:pStyle w:val="Sumrio2"/>
        <w:rPr>
          <w:rFonts w:eastAsiaTheme="minorEastAsia" w:cs="Arial"/>
          <w:bCs w:val="0"/>
          <w:sz w:val="22"/>
          <w:szCs w:val="22"/>
          <w:lang w:eastAsia="pt-BR"/>
        </w:rPr>
      </w:pPr>
      <w:hyperlink w:anchor="_Toc493017095" w:history="1">
        <w:r w:rsidR="00F03502" w:rsidRPr="00F03502">
          <w:rPr>
            <w:rStyle w:val="Hyperlink"/>
            <w:rFonts w:cs="Arial"/>
          </w:rPr>
          <w:t>5.4</w:t>
        </w:r>
        <w:r w:rsidR="00F03502" w:rsidRPr="00F03502">
          <w:rPr>
            <w:rFonts w:eastAsiaTheme="minorEastAsia" w:cs="Arial"/>
            <w:bCs w:val="0"/>
            <w:sz w:val="22"/>
            <w:szCs w:val="22"/>
            <w:lang w:eastAsia="pt-BR"/>
          </w:rPr>
          <w:tab/>
        </w:r>
        <w:r w:rsidR="00F03502" w:rsidRPr="00F03502">
          <w:rPr>
            <w:rStyle w:val="Hyperlink"/>
            <w:rFonts w:cs="Arial"/>
          </w:rPr>
          <w:t>DIAGRAMA DE CLASSE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_Toc493017095 \h </w:instrText>
        </w:r>
        <w:r w:rsidR="00F03502" w:rsidRPr="00F03502">
          <w:rPr>
            <w:rFonts w:cs="Arial"/>
            <w:webHidden/>
          </w:rPr>
        </w:r>
        <w:r w:rsidR="00F03502" w:rsidRPr="00F03502">
          <w:rPr>
            <w:rFonts w:cs="Arial"/>
            <w:webHidden/>
          </w:rPr>
          <w:fldChar w:fldCharType="separate"/>
        </w:r>
        <w:r w:rsidR="00EA1B22">
          <w:rPr>
            <w:rFonts w:cs="Arial"/>
            <w:webHidden/>
          </w:rPr>
          <w:t>23</w:t>
        </w:r>
        <w:r w:rsidR="00F03502" w:rsidRPr="00F03502">
          <w:rPr>
            <w:rFonts w:cs="Arial"/>
            <w:webHidden/>
          </w:rPr>
          <w:fldChar w:fldCharType="end"/>
        </w:r>
      </w:hyperlink>
    </w:p>
    <w:p w14:paraId="6CC6F068" w14:textId="6CAB52FF" w:rsidR="00F03502" w:rsidRPr="00F03502" w:rsidRDefault="002C1202">
      <w:pPr>
        <w:pStyle w:val="Sumrio2"/>
        <w:rPr>
          <w:rFonts w:eastAsiaTheme="minorEastAsia" w:cs="Arial"/>
          <w:bCs w:val="0"/>
          <w:sz w:val="22"/>
          <w:szCs w:val="22"/>
          <w:lang w:eastAsia="pt-BR"/>
        </w:rPr>
      </w:pPr>
      <w:hyperlink w:anchor="_Toc493017096" w:history="1">
        <w:r w:rsidR="00F03502" w:rsidRPr="00F03502">
          <w:rPr>
            <w:rStyle w:val="Hyperlink"/>
            <w:rFonts w:cs="Arial"/>
          </w:rPr>
          <w:t>5.5</w:t>
        </w:r>
        <w:r w:rsidR="00F03502" w:rsidRPr="00F03502">
          <w:rPr>
            <w:rFonts w:eastAsiaTheme="minorEastAsia" w:cs="Arial"/>
            <w:bCs w:val="0"/>
            <w:sz w:val="22"/>
            <w:szCs w:val="22"/>
            <w:lang w:eastAsia="pt-BR"/>
          </w:rPr>
          <w:tab/>
        </w:r>
        <w:r w:rsidR="00F03502" w:rsidRPr="00F03502">
          <w:rPr>
            <w:rStyle w:val="Hyperlink"/>
            <w:rFonts w:cs="Arial"/>
          </w:rPr>
          <w:t>CENÁRIO DE TESTE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_Toc493017096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2701BBB8" w14:textId="10CB0172" w:rsidR="00F03502" w:rsidRPr="00F03502" w:rsidRDefault="002C1202">
      <w:pPr>
        <w:pStyle w:val="Sumrio3"/>
        <w:rPr>
          <w:rFonts w:eastAsiaTheme="minorEastAsia" w:cs="Arial"/>
          <w:b w:val="0"/>
          <w:sz w:val="22"/>
          <w:szCs w:val="22"/>
          <w:lang w:eastAsia="pt-BR"/>
        </w:rPr>
      </w:pPr>
      <w:hyperlink w:anchor="_Toc493017097" w:history="1">
        <w:r w:rsidR="00F03502" w:rsidRPr="00F03502">
          <w:rPr>
            <w:rStyle w:val="Hyperlink"/>
            <w:rFonts w:cs="Arial"/>
          </w:rPr>
          <w:t>5.5.1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_Toc493017097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088B5817" w14:textId="3288E2B2" w:rsidR="00F03502" w:rsidRPr="00F03502" w:rsidRDefault="002C1202">
      <w:pPr>
        <w:pStyle w:val="Sumrio3"/>
        <w:rPr>
          <w:rFonts w:eastAsiaTheme="minorEastAsia" w:cs="Arial"/>
          <w:b w:val="0"/>
          <w:sz w:val="22"/>
          <w:szCs w:val="22"/>
          <w:lang w:eastAsia="pt-BR"/>
        </w:rPr>
      </w:pPr>
      <w:hyperlink w:anchor="_Toc493017098" w:history="1">
        <w:r w:rsidR="00F03502" w:rsidRPr="00F03502">
          <w:rPr>
            <w:rStyle w:val="Hyperlink"/>
            <w:rFonts w:cs="Arial"/>
          </w:rPr>
          <w:t>5.5.2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_Toc493017098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64BF2074" w14:textId="2D6ECC2C" w:rsidR="00F03502" w:rsidRPr="00F03502" w:rsidRDefault="002C1202">
      <w:pPr>
        <w:pStyle w:val="Sumrio3"/>
        <w:rPr>
          <w:rFonts w:eastAsiaTheme="minorEastAsia" w:cs="Arial"/>
          <w:b w:val="0"/>
          <w:sz w:val="22"/>
          <w:szCs w:val="22"/>
          <w:lang w:eastAsia="pt-BR"/>
        </w:rPr>
      </w:pPr>
      <w:hyperlink w:anchor="_Toc493017099" w:history="1">
        <w:r w:rsidR="00F03502" w:rsidRPr="00F03502">
          <w:rPr>
            <w:rStyle w:val="Hyperlink"/>
            <w:rFonts w:cs="Arial"/>
          </w:rPr>
          <w:t>5.5.3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_Toc493017099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134CE187" w14:textId="7C49FB1C" w:rsidR="00F03502" w:rsidRPr="00F03502" w:rsidRDefault="002C1202">
      <w:pPr>
        <w:pStyle w:val="Sumrio3"/>
        <w:rPr>
          <w:rFonts w:eastAsiaTheme="minorEastAsia" w:cs="Arial"/>
          <w:b w:val="0"/>
          <w:sz w:val="22"/>
          <w:szCs w:val="22"/>
          <w:lang w:eastAsia="pt-BR"/>
        </w:rPr>
      </w:pPr>
      <w:hyperlink w:anchor="_Toc493017100" w:history="1">
        <w:r w:rsidR="00F03502" w:rsidRPr="00F03502">
          <w:rPr>
            <w:rStyle w:val="Hyperlink"/>
            <w:rFonts w:cs="Arial"/>
          </w:rPr>
          <w:t>5.5.4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_Toc493017100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0774B44A" w14:textId="79283AA7" w:rsidR="00F03502" w:rsidRPr="00F03502" w:rsidRDefault="002C1202">
      <w:pPr>
        <w:pStyle w:val="Sumrio3"/>
        <w:rPr>
          <w:rFonts w:eastAsiaTheme="minorEastAsia" w:cs="Arial"/>
          <w:b w:val="0"/>
          <w:sz w:val="22"/>
          <w:szCs w:val="22"/>
          <w:lang w:eastAsia="pt-BR"/>
        </w:rPr>
      </w:pPr>
      <w:hyperlink w:anchor="_Toc493017101" w:history="1">
        <w:r w:rsidR="00F03502" w:rsidRPr="00F03502">
          <w:rPr>
            <w:rStyle w:val="Hyperlink"/>
            <w:rFonts w:cs="Arial"/>
          </w:rPr>
          <w:t>5.5.5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_Toc493017101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23352FDC" w14:textId="36249684" w:rsidR="00F03502" w:rsidRPr="00F03502" w:rsidRDefault="002C1202">
      <w:pPr>
        <w:pStyle w:val="Sumrio3"/>
        <w:rPr>
          <w:rFonts w:eastAsiaTheme="minorEastAsia" w:cs="Arial"/>
          <w:b w:val="0"/>
          <w:sz w:val="22"/>
          <w:szCs w:val="22"/>
          <w:lang w:eastAsia="pt-BR"/>
        </w:rPr>
      </w:pPr>
      <w:hyperlink w:anchor="_Toc493017102" w:history="1">
        <w:r w:rsidR="00F03502" w:rsidRPr="00F03502">
          <w:rPr>
            <w:rStyle w:val="Hyperlink"/>
            <w:rFonts w:cs="Arial"/>
          </w:rPr>
          <w:t>5.5.6</w:t>
        </w:r>
        <w:r w:rsidR="00F03502" w:rsidRPr="00F03502">
          <w:rPr>
            <w:rFonts w:eastAsiaTheme="minorEastAsia" w:cs="Arial"/>
            <w:b w:val="0"/>
            <w:sz w:val="22"/>
            <w:szCs w:val="22"/>
            <w:lang w:eastAsia="pt-BR"/>
          </w:rPr>
          <w:tab/>
        </w:r>
        <w:r w:rsidR="00F03502" w:rsidRPr="00F03502">
          <w:rPr>
            <w:rStyle w:val="Hyperlink"/>
            <w:rFonts w:cs="Arial"/>
          </w:rPr>
          <w:t>Publicar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_Toc493017102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4A79CE82" w14:textId="3BF0B11A" w:rsidR="00F03502" w:rsidRPr="00F03502" w:rsidRDefault="002C1202">
      <w:pPr>
        <w:pStyle w:val="Sumrio3"/>
        <w:rPr>
          <w:rFonts w:eastAsiaTheme="minorEastAsia" w:cs="Arial"/>
          <w:b w:val="0"/>
          <w:sz w:val="22"/>
          <w:szCs w:val="22"/>
          <w:lang w:eastAsia="pt-BR"/>
        </w:rPr>
      </w:pPr>
      <w:hyperlink w:anchor="_Toc493017103" w:history="1">
        <w:r w:rsidR="00F03502" w:rsidRPr="00F03502">
          <w:rPr>
            <w:rStyle w:val="Hyperlink"/>
            <w:rFonts w:cs="Arial"/>
          </w:rPr>
          <w:t>5.5.7</w:t>
        </w:r>
        <w:r w:rsidR="00F03502" w:rsidRPr="00F03502">
          <w:rPr>
            <w:rFonts w:eastAsiaTheme="minorEastAsia" w:cs="Arial"/>
            <w:b w:val="0"/>
            <w:sz w:val="22"/>
            <w:szCs w:val="22"/>
            <w:lang w:eastAsia="pt-BR"/>
          </w:rPr>
          <w:tab/>
        </w:r>
        <w:r w:rsidR="00F03502" w:rsidRPr="00F03502">
          <w:rPr>
            <w:rStyle w:val="Hyperlink"/>
            <w:rFonts w:cs="Arial"/>
          </w:rPr>
          <w:t>Ver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_Toc493017103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3DF424EC" w14:textId="3D4C0869" w:rsidR="00F03502" w:rsidRPr="00F03502" w:rsidRDefault="002C1202">
      <w:pPr>
        <w:pStyle w:val="Sumrio1"/>
        <w:rPr>
          <w:rFonts w:eastAsiaTheme="minorEastAsia" w:cs="Arial"/>
          <w:b w:val="0"/>
          <w:bCs w:val="0"/>
          <w:caps w:val="0"/>
          <w:sz w:val="22"/>
          <w:szCs w:val="22"/>
          <w:lang w:eastAsia="pt-BR"/>
        </w:rPr>
      </w:pPr>
      <w:hyperlink w:anchor="_Toc493017104" w:history="1">
        <w:r w:rsidR="00F03502" w:rsidRPr="00F03502">
          <w:rPr>
            <w:rStyle w:val="Hyperlink"/>
            <w:rFonts w:cs="Arial"/>
          </w:rPr>
          <w:t>6</w:t>
        </w:r>
        <w:r w:rsidR="00F03502" w:rsidRPr="00F03502">
          <w:rPr>
            <w:rFonts w:eastAsiaTheme="minorEastAsia" w:cs="Arial"/>
            <w:b w:val="0"/>
            <w:bCs w:val="0"/>
            <w:caps w:val="0"/>
            <w:sz w:val="22"/>
            <w:szCs w:val="22"/>
            <w:lang w:eastAsia="pt-BR"/>
          </w:rPr>
          <w:tab/>
        </w:r>
        <w:r w:rsidR="00F03502" w:rsidRPr="00F03502">
          <w:rPr>
            <w:rStyle w:val="Hyperlink"/>
            <w:rFonts w:cs="Arial"/>
          </w:rPr>
          <w:t>CONSIDERAÇÕES FINAIS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_Toc493017104 \h </w:instrText>
        </w:r>
        <w:r w:rsidR="00F03502" w:rsidRPr="00F03502">
          <w:rPr>
            <w:rFonts w:cs="Arial"/>
            <w:webHidden/>
          </w:rPr>
        </w:r>
        <w:r w:rsidR="00F03502" w:rsidRPr="00F03502">
          <w:rPr>
            <w:rFonts w:cs="Arial"/>
            <w:webHidden/>
          </w:rPr>
          <w:fldChar w:fldCharType="separate"/>
        </w:r>
        <w:r w:rsidR="00EA1B22">
          <w:rPr>
            <w:rFonts w:cs="Arial"/>
            <w:webHidden/>
          </w:rPr>
          <w:t>28</w:t>
        </w:r>
        <w:r w:rsidR="00F03502" w:rsidRPr="00F03502">
          <w:rPr>
            <w:rFonts w:cs="Arial"/>
            <w:webHidden/>
          </w:rPr>
          <w:fldChar w:fldCharType="end"/>
        </w:r>
      </w:hyperlink>
    </w:p>
    <w:p w14:paraId="5A394773" w14:textId="6A47C101" w:rsidR="00F03502" w:rsidRPr="00F03502" w:rsidRDefault="002C1202">
      <w:pPr>
        <w:pStyle w:val="Sumrio1"/>
        <w:rPr>
          <w:rFonts w:eastAsiaTheme="minorEastAsia" w:cs="Arial"/>
          <w:b w:val="0"/>
          <w:bCs w:val="0"/>
          <w:caps w:val="0"/>
          <w:sz w:val="22"/>
          <w:szCs w:val="22"/>
          <w:lang w:eastAsia="pt-BR"/>
        </w:rPr>
      </w:pPr>
      <w:hyperlink w:anchor="_Toc493017105" w:history="1">
        <w:r w:rsidR="00F03502" w:rsidRPr="00F03502">
          <w:rPr>
            <w:rStyle w:val="Hyperlink"/>
            <w:rFonts w:cs="Arial"/>
          </w:rPr>
          <w:t>7</w:t>
        </w:r>
        <w:r w:rsidR="00F03502" w:rsidRPr="00F03502">
          <w:rPr>
            <w:rFonts w:eastAsiaTheme="minorEastAsia" w:cs="Arial"/>
            <w:b w:val="0"/>
            <w:bCs w:val="0"/>
            <w:caps w:val="0"/>
            <w:sz w:val="22"/>
            <w:szCs w:val="22"/>
            <w:lang w:eastAsia="pt-BR"/>
          </w:rPr>
          <w:tab/>
        </w:r>
        <w:r w:rsidR="00F03502" w:rsidRPr="00F03502">
          <w:rPr>
            <w:rStyle w:val="Hyperlink"/>
            <w:rFonts w:cs="Arial"/>
          </w:rPr>
          <w:t>REFERÊNCIAS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_Toc493017105 \h </w:instrText>
        </w:r>
        <w:r w:rsidR="00F03502" w:rsidRPr="00F03502">
          <w:rPr>
            <w:rFonts w:cs="Arial"/>
            <w:webHidden/>
          </w:rPr>
        </w:r>
        <w:r w:rsidR="00F03502" w:rsidRPr="00F03502">
          <w:rPr>
            <w:rFonts w:cs="Arial"/>
            <w:webHidden/>
          </w:rPr>
          <w:fldChar w:fldCharType="separate"/>
        </w:r>
        <w:r w:rsidR="00EA1B22">
          <w:rPr>
            <w:rFonts w:cs="Arial"/>
            <w:webHidden/>
          </w:rPr>
          <w:t>29</w:t>
        </w:r>
        <w:r w:rsidR="00F03502" w:rsidRPr="00F03502">
          <w:rPr>
            <w:rFonts w:cs="Arial"/>
            <w:webHidden/>
          </w:rPr>
          <w:fldChar w:fldCharType="end"/>
        </w:r>
      </w:hyperlink>
    </w:p>
    <w:p w14:paraId="6276FF2F" w14:textId="4CB74AFA" w:rsidR="00F03502" w:rsidRPr="00F03502" w:rsidRDefault="002C1202">
      <w:pPr>
        <w:pStyle w:val="Sumrio1"/>
        <w:rPr>
          <w:rFonts w:eastAsiaTheme="minorEastAsia" w:cs="Arial"/>
          <w:b w:val="0"/>
          <w:bCs w:val="0"/>
          <w:caps w:val="0"/>
          <w:sz w:val="22"/>
          <w:szCs w:val="22"/>
          <w:lang w:eastAsia="pt-BR"/>
        </w:rPr>
      </w:pPr>
      <w:hyperlink w:anchor="_Toc493017106" w:history="1">
        <w:r w:rsidR="00F03502" w:rsidRPr="00F03502">
          <w:rPr>
            <w:rStyle w:val="Hyperlink"/>
            <w:rFonts w:cs="Arial"/>
          </w:rPr>
          <w:t>8</w:t>
        </w:r>
        <w:r w:rsidR="00F03502" w:rsidRPr="00F03502">
          <w:rPr>
            <w:rFonts w:eastAsiaTheme="minorEastAsia" w:cs="Arial"/>
            <w:b w:val="0"/>
            <w:bCs w:val="0"/>
            <w:caps w:val="0"/>
            <w:sz w:val="22"/>
            <w:szCs w:val="22"/>
            <w:lang w:eastAsia="pt-BR"/>
          </w:rPr>
          <w:tab/>
        </w:r>
        <w:r w:rsidR="00F03502" w:rsidRPr="00F03502">
          <w:rPr>
            <w:rStyle w:val="Hyperlink"/>
            <w:rFonts w:cs="Arial"/>
          </w:rPr>
          <w:t>APÊNDICE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_Toc493017106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0A28AA4F" w14:textId="39B85978" w:rsidR="00F03502" w:rsidRPr="00F03502" w:rsidRDefault="002C1202">
      <w:pPr>
        <w:pStyle w:val="Sumrio2"/>
        <w:rPr>
          <w:rFonts w:eastAsiaTheme="minorEastAsia" w:cs="Arial"/>
          <w:bCs w:val="0"/>
          <w:sz w:val="22"/>
          <w:szCs w:val="22"/>
          <w:lang w:eastAsia="pt-BR"/>
        </w:rPr>
      </w:pPr>
      <w:hyperlink w:anchor="_Toc493017107" w:history="1">
        <w:r w:rsidR="00F03502" w:rsidRPr="00F03502">
          <w:rPr>
            <w:rStyle w:val="Hyperlink"/>
            <w:rFonts w:cs="Arial"/>
          </w:rPr>
          <w:t>8.1</w:t>
        </w:r>
        <w:r w:rsidR="00F03502" w:rsidRPr="00F03502">
          <w:rPr>
            <w:rFonts w:eastAsiaTheme="minorEastAsia" w:cs="Arial"/>
            <w:bCs w:val="0"/>
            <w:sz w:val="22"/>
            <w:szCs w:val="22"/>
            <w:lang w:eastAsia="pt-BR"/>
          </w:rPr>
          <w:tab/>
        </w:r>
        <w:r w:rsidR="00F03502" w:rsidRPr="00F03502">
          <w:rPr>
            <w:rStyle w:val="Hyperlink"/>
            <w:rFonts w:cs="Arial"/>
          </w:rPr>
          <w:t>Anexo questionário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_Toc493017107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5302992D" w14:textId="6B867E8E" w:rsidR="00423ADE" w:rsidRPr="00F03502" w:rsidRDefault="00E86854" w:rsidP="00631252">
      <w:pPr>
        <w:ind w:right="-110"/>
        <w:rPr>
          <w:rFonts w:ascii="Arial" w:hAnsi="Arial" w:cs="Arial"/>
          <w:sz w:val="24"/>
          <w:szCs w:val="24"/>
        </w:rPr>
      </w:pPr>
      <w:r w:rsidRPr="00F03502">
        <w:rPr>
          <w:rFonts w:ascii="Arial" w:hAnsi="Arial" w:cs="Arial"/>
          <w:b/>
          <w:bCs/>
          <w:caps/>
          <w:sz w:val="24"/>
          <w:szCs w:val="24"/>
        </w:rPr>
        <w:fldChar w:fldCharType="end"/>
      </w:r>
    </w:p>
    <w:p w14:paraId="25BB42FE" w14:textId="77777777" w:rsidR="00423ADE" w:rsidRPr="00F03502" w:rsidRDefault="00423ADE" w:rsidP="00423ADE">
      <w:pPr>
        <w:ind w:right="-110"/>
        <w:rPr>
          <w:rFonts w:ascii="Arial" w:hAnsi="Arial" w:cs="Arial"/>
          <w:b/>
          <w:sz w:val="24"/>
          <w:szCs w:val="24"/>
        </w:rPr>
      </w:pPr>
    </w:p>
    <w:p w14:paraId="1C05D67A" w14:textId="77777777" w:rsidR="00631252" w:rsidRPr="00F03502" w:rsidRDefault="00631252" w:rsidP="00423ADE">
      <w:pPr>
        <w:ind w:right="-110"/>
        <w:rPr>
          <w:rFonts w:ascii="Arial" w:hAnsi="Arial" w:cs="Arial"/>
          <w:b/>
          <w:sz w:val="24"/>
          <w:szCs w:val="24"/>
        </w:rPr>
        <w:sectPr w:rsidR="00631252" w:rsidRPr="00F03502"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Pr="00F03502" w:rsidRDefault="00E05A39" w:rsidP="005420BC">
      <w:pPr>
        <w:pStyle w:val="Ttulo1"/>
        <w:pageBreakBefore/>
        <w:ind w:left="431" w:hanging="431"/>
        <w:jc w:val="left"/>
      </w:pPr>
      <w:bookmarkStart w:id="1" w:name="_Toc371600720"/>
      <w:bookmarkStart w:id="2" w:name="_Toc371601385"/>
      <w:bookmarkStart w:id="3" w:name="_Toc493017068"/>
      <w:r w:rsidRPr="00F03502">
        <w:lastRenderedPageBreak/>
        <w:t>INTRODUÇÃO</w:t>
      </w:r>
      <w:bookmarkEnd w:id="1"/>
      <w:bookmarkEnd w:id="2"/>
      <w:bookmarkEnd w:id="3"/>
    </w:p>
    <w:p w14:paraId="524FED89" w14:textId="08D4B534"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Com o surgimento de meios bidirecionais de comunicação </w:t>
      </w:r>
      <w:commentRangeStart w:id="4"/>
      <w:r w:rsidRPr="00F03502">
        <w:rPr>
          <w:rFonts w:ascii="Arial" w:eastAsia="Arial" w:hAnsi="Arial" w:cs="Arial"/>
          <w:sz w:val="24"/>
          <w:szCs w:val="24"/>
        </w:rPr>
        <w:t>provenientes uso</w:t>
      </w:r>
      <w:commentRangeEnd w:id="4"/>
      <w:r w:rsidR="00607752">
        <w:rPr>
          <w:rStyle w:val="Refdecomentrio"/>
        </w:rPr>
        <w:commentReference w:id="4"/>
      </w:r>
      <w:r w:rsidRPr="00F03502">
        <w:rPr>
          <w:rFonts w:ascii="Arial" w:eastAsia="Arial" w:hAnsi="Arial" w:cs="Arial"/>
          <w:sz w:val="24"/>
          <w:szCs w:val="24"/>
        </w:rPr>
        <w:t xml:space="preserve"> da internet através de dispositivos móveis, inúmeras interações tornaram-se viáveis e atrativas.</w:t>
      </w:r>
    </w:p>
    <w:p w14:paraId="2285228E"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hAnsi="Arial" w:cs="Arial"/>
          <w:sz w:val="24"/>
        </w:rPr>
        <w:t>O foco desse trabalho é desenvolver um produto que venha a prover</w:t>
      </w:r>
      <w:r w:rsidR="00EF0C34" w:rsidRPr="00F03502">
        <w:rPr>
          <w:rFonts w:ascii="Arial" w:eastAsia="Arial" w:hAnsi="Arial" w:cs="Arial"/>
          <w:sz w:val="24"/>
          <w:szCs w:val="24"/>
        </w:rPr>
        <w:t xml:space="preserve"> em formato de site </w:t>
      </w:r>
      <w:r w:rsidRPr="00F03502">
        <w:rPr>
          <w:rFonts w:ascii="Arial" w:eastAsia="Arial" w:hAnsi="Arial" w:cs="Arial"/>
          <w:sz w:val="24"/>
          <w:szCs w:val="24"/>
        </w:rPr>
        <w:t>que se adapte</w:t>
      </w:r>
      <w:r w:rsidR="00EF0C34" w:rsidRPr="00F03502">
        <w:rPr>
          <w:rFonts w:ascii="Arial" w:eastAsia="Arial" w:hAnsi="Arial" w:cs="Arial"/>
          <w:sz w:val="24"/>
          <w:szCs w:val="24"/>
        </w:rPr>
        <w:t xml:space="preserve"> </w:t>
      </w:r>
      <w:r w:rsidRPr="00F03502">
        <w:rPr>
          <w:rFonts w:ascii="Arial" w:eastAsia="Arial" w:hAnsi="Arial" w:cs="Arial"/>
          <w:sz w:val="24"/>
          <w:szCs w:val="24"/>
        </w:rPr>
        <w:t xml:space="preserve">adequadamente em dispositivos móveis, </w:t>
      </w:r>
      <w:commentRangeStart w:id="5"/>
      <w:r w:rsidRPr="00F03502">
        <w:rPr>
          <w:rFonts w:ascii="Arial" w:eastAsia="Arial" w:hAnsi="Arial" w:cs="Arial"/>
          <w:sz w:val="24"/>
          <w:szCs w:val="24"/>
        </w:rPr>
        <w:t xml:space="preserve">como </w:t>
      </w:r>
      <w:r w:rsidRPr="00F03502">
        <w:rPr>
          <w:rFonts w:ascii="Arial" w:hAnsi="Arial" w:cs="Arial"/>
          <w:sz w:val="24"/>
        </w:rPr>
        <w:t>smartphones e tablets.</w:t>
      </w:r>
      <w:r w:rsidRPr="00F03502">
        <w:rPr>
          <w:rFonts w:ascii="Arial" w:eastAsia="Arial" w:hAnsi="Arial" w:cs="Arial"/>
          <w:sz w:val="28"/>
          <w:szCs w:val="24"/>
        </w:rPr>
        <w:t xml:space="preserve"> </w:t>
      </w:r>
      <w:r w:rsidRPr="00F03502">
        <w:rPr>
          <w:rFonts w:ascii="Arial" w:eastAsia="Arial" w:hAnsi="Arial" w:cs="Arial"/>
          <w:sz w:val="24"/>
          <w:szCs w:val="24"/>
        </w:rPr>
        <w:t xml:space="preserve">Funcionalidades </w:t>
      </w:r>
      <w:r w:rsidR="00EF0C34" w:rsidRPr="00F03502">
        <w:rPr>
          <w:rFonts w:ascii="Arial" w:eastAsia="Arial" w:hAnsi="Arial" w:cs="Arial"/>
          <w:sz w:val="24"/>
          <w:szCs w:val="24"/>
        </w:rPr>
        <w:t>que objetivam</w:t>
      </w:r>
      <w:commentRangeEnd w:id="5"/>
      <w:r w:rsidR="00607752">
        <w:rPr>
          <w:rStyle w:val="Refdecomentrio"/>
        </w:rPr>
        <w:commentReference w:id="5"/>
      </w:r>
      <w:r w:rsidR="00EF0C34" w:rsidRPr="00F03502">
        <w:rPr>
          <w:rFonts w:ascii="Arial" w:eastAsia="Arial" w:hAnsi="Arial" w:cs="Arial"/>
          <w:sz w:val="24"/>
          <w:szCs w:val="24"/>
        </w:rPr>
        <w:t xml:space="preserve"> facilitar o preparo, criação/representação de receitas para compartilhamento e avaliação com a comunidade, inventariar os ingredientes para garantir maior praticidade ao preparar um prato e incentivar a atividade culinária.</w:t>
      </w:r>
      <w:r w:rsidR="00CC76B0" w:rsidRPr="00F03502">
        <w:rPr>
          <w:rFonts w:ascii="Arial" w:eastAsia="Arial" w:hAnsi="Arial" w:cs="Arial"/>
          <w:sz w:val="24"/>
          <w:szCs w:val="24"/>
        </w:rPr>
        <w:br w:type="page"/>
      </w:r>
    </w:p>
    <w:p w14:paraId="70023EBF" w14:textId="4077025A" w:rsidR="009607FF" w:rsidRPr="00F03502" w:rsidRDefault="00147C18" w:rsidP="009607FF">
      <w:pPr>
        <w:pStyle w:val="Ttulo1"/>
      </w:pPr>
      <w:bookmarkStart w:id="6" w:name="_Toc493017069"/>
      <w:bookmarkStart w:id="7" w:name="_Toc177215695"/>
      <w:bookmarkStart w:id="8" w:name="_Toc371600728"/>
      <w:bookmarkStart w:id="9" w:name="_Toc371601393"/>
      <w:r w:rsidRPr="00F03502">
        <w:lastRenderedPageBreak/>
        <w:t>ANÁLISE DO AMBIENTE</w:t>
      </w:r>
      <w:bookmarkEnd w:id="6"/>
    </w:p>
    <w:p w14:paraId="36595DA6" w14:textId="7CC3D562" w:rsidR="009607FF" w:rsidRPr="00F03502" w:rsidRDefault="009607FF"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sidRPr="00F03502">
        <w:rPr>
          <w:rFonts w:ascii="Arial" w:hAnsi="Arial" w:cs="Arial"/>
        </w:rPr>
        <w:t>segundo a Fundação Getúlio Vargas (</w:t>
      </w:r>
      <w:commentRangeStart w:id="10"/>
      <w:r w:rsidR="0003781E" w:rsidRPr="00F03502">
        <w:rPr>
          <w:rFonts w:ascii="Arial" w:hAnsi="Arial" w:cs="Arial"/>
        </w:rPr>
        <w:t>Referencia, 2017</w:t>
      </w:r>
      <w:commentRangeEnd w:id="10"/>
      <w:r w:rsidR="00EB0A9E">
        <w:rPr>
          <w:rStyle w:val="Refdecomentrio"/>
          <w:rFonts w:ascii="Calibri" w:eastAsia="Calibri" w:hAnsi="Calibri"/>
          <w:lang w:eastAsia="en-US"/>
        </w:rPr>
        <w:commentReference w:id="10"/>
      </w:r>
      <w:r w:rsidR="0003781E" w:rsidRPr="00F03502">
        <w:rPr>
          <w:rFonts w:ascii="Arial" w:hAnsi="Arial" w:cs="Arial"/>
        </w:rPr>
        <w:t>), no Brasil existem 208 milhões de celular inteligentes. Em média 1 por habitante</w:t>
      </w:r>
      <w:r w:rsidR="008866ED" w:rsidRPr="00F03502">
        <w:rPr>
          <w:rFonts w:ascii="Arial" w:hAnsi="Arial" w:cs="Arial"/>
          <w:color w:val="000000" w:themeColor="text1"/>
          <w:shd w:val="clear" w:color="auto" w:fill="FFFFFF"/>
        </w:rPr>
        <w:t xml:space="preserve"> é um aspecto que </w:t>
      </w:r>
      <w:r w:rsidRPr="00F03502">
        <w:rPr>
          <w:rFonts w:ascii="Arial" w:hAnsi="Arial" w:cs="Arial"/>
          <w:color w:val="000000" w:themeColor="text1"/>
          <w:shd w:val="clear" w:color="auto" w:fill="FFFFFF"/>
        </w:rPr>
        <w:t>fund</w:t>
      </w:r>
      <w:r w:rsidR="008866ED" w:rsidRPr="00F03502">
        <w:rPr>
          <w:rFonts w:ascii="Arial" w:hAnsi="Arial" w:cs="Arial"/>
          <w:color w:val="000000" w:themeColor="text1"/>
          <w:shd w:val="clear" w:color="auto" w:fill="FFFFFF"/>
        </w:rPr>
        <w:t xml:space="preserve">amenta uma grande oportunidade de mercado, a alta demanda. </w:t>
      </w:r>
    </w:p>
    <w:p w14:paraId="657F5B48" w14:textId="12B297FE" w:rsidR="009607FF" w:rsidRPr="00F03502"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Durante o preparo de qualquer receita o cozinheiro deverá verificar a existência dos ingredientes </w:t>
      </w:r>
      <w:commentRangeStart w:id="11"/>
      <w:r w:rsidRPr="00F03502">
        <w:rPr>
          <w:rFonts w:ascii="Arial" w:hAnsi="Arial" w:cs="Arial"/>
          <w:color w:val="000000" w:themeColor="text1"/>
          <w:shd w:val="clear" w:color="auto" w:fill="FFFFFF"/>
        </w:rPr>
        <w:t>em despensa</w:t>
      </w:r>
      <w:commentRangeEnd w:id="11"/>
      <w:r w:rsidR="00EB0A9E">
        <w:rPr>
          <w:rStyle w:val="Refdecomentrio"/>
          <w:rFonts w:ascii="Calibri" w:eastAsia="Calibri" w:hAnsi="Calibri"/>
          <w:lang w:eastAsia="en-US"/>
        </w:rPr>
        <w:commentReference w:id="11"/>
      </w:r>
      <w:r w:rsidRPr="00F03502">
        <w:rPr>
          <w:rFonts w:ascii="Arial" w:hAnsi="Arial" w:cs="Arial"/>
          <w:color w:val="000000" w:themeColor="text1"/>
          <w:shd w:val="clear" w:color="auto" w:fill="FFFFFF"/>
        </w:rPr>
        <w:t>, r</w:t>
      </w:r>
      <w:commentRangeStart w:id="12"/>
      <w:r w:rsidR="0003781E" w:rsidRPr="00F03502">
        <w:rPr>
          <w:rFonts w:ascii="Arial" w:hAnsi="Arial" w:cs="Arial"/>
          <w:color w:val="000000" w:themeColor="text1"/>
          <w:shd w:val="clear" w:color="auto" w:fill="FFFFFF"/>
        </w:rPr>
        <w:tab/>
      </w:r>
      <w:commentRangeEnd w:id="12"/>
      <w:r w:rsidR="00EB0A9E">
        <w:rPr>
          <w:rStyle w:val="Refdecomentrio"/>
          <w:rFonts w:ascii="Calibri" w:eastAsia="Calibri" w:hAnsi="Calibri"/>
          <w:lang w:eastAsia="en-US"/>
        </w:rPr>
        <w:commentReference w:id="12"/>
      </w:r>
      <w:r w:rsidRPr="00F03502">
        <w:rPr>
          <w:rFonts w:ascii="Arial" w:hAnsi="Arial" w:cs="Arial"/>
          <w:color w:val="000000" w:themeColor="text1"/>
          <w:shd w:val="clear" w:color="auto" w:fill="FFFFFF"/>
        </w:rPr>
        <w:t xml:space="preserve">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 </w:t>
      </w:r>
    </w:p>
    <w:p w14:paraId="7C47689B" w14:textId="3DCDC70C" w:rsidR="00EF6E61" w:rsidRPr="00F03502" w:rsidRDefault="009607FF" w:rsidP="0003781E">
      <w:pPr>
        <w:pStyle w:val="NormalWeb"/>
        <w:spacing w:before="0" w:beforeAutospacing="0" w:after="0" w:afterAutospacing="0" w:line="360" w:lineRule="auto"/>
        <w:ind w:firstLine="432"/>
        <w:jc w:val="both"/>
        <w:rPr>
          <w:rFonts w:ascii="Arial" w:hAnsi="Arial" w:cs="Arial"/>
        </w:rPr>
      </w:pPr>
      <w:r w:rsidRPr="00F03502">
        <w:rPr>
          <w:rFonts w:ascii="Arial" w:hAnsi="Arial" w:cs="Arial"/>
          <w:color w:val="000000" w:themeColor="text1"/>
          <w:shd w:val="clear" w:color="auto" w:fill="FFFFFF"/>
        </w:rPr>
        <w:t xml:space="preserve">Estas dificuldades motivaram a criação de um questionário, aplicado em 50 pessoas, intitulado de Pesquisa de Mercado – Gastronomia, o qual objetivou-se identificar lacunas e oportunidades de </w:t>
      </w:r>
      <w:r w:rsidR="0008737C" w:rsidRPr="00F03502">
        <w:rPr>
          <w:rFonts w:ascii="Arial" w:hAnsi="Arial" w:cs="Arial"/>
          <w:color w:val="000000" w:themeColor="text1"/>
          <w:shd w:val="clear" w:color="auto" w:fill="FFFFFF"/>
        </w:rPr>
        <w:t>mercado</w:t>
      </w:r>
      <w:r w:rsidR="00D82FC1" w:rsidRPr="00F03502">
        <w:rPr>
          <w:rFonts w:ascii="Arial" w:hAnsi="Arial" w:cs="Arial"/>
          <w:color w:val="000000" w:themeColor="text1"/>
          <w:shd w:val="clear" w:color="auto" w:fill="FFFFFF"/>
        </w:rPr>
        <w:t>, através das perguntas abaixo tabuladas:</w:t>
      </w:r>
      <w:r w:rsidR="00EF6E61" w:rsidRPr="00F03502">
        <w:rPr>
          <w:rFonts w:ascii="Arial" w:hAnsi="Arial" w:cs="Arial"/>
          <w:color w:val="000000"/>
        </w:rPr>
        <w:t xml:space="preserve"> </w:t>
      </w:r>
    </w:p>
    <w:tbl>
      <w:tblPr>
        <w:tblStyle w:val="Tabelacomgrade"/>
        <w:tblW w:w="9298" w:type="dxa"/>
        <w:tblLook w:val="04A0" w:firstRow="1" w:lastRow="0" w:firstColumn="1" w:lastColumn="0" w:noHBand="0" w:noVBand="1"/>
      </w:tblPr>
      <w:tblGrid>
        <w:gridCol w:w="4626"/>
        <w:gridCol w:w="4672"/>
      </w:tblGrid>
      <w:tr w:rsidR="00EF6E61" w:rsidRPr="00F03502" w14:paraId="6A38B882" w14:textId="77777777" w:rsidTr="001F5169">
        <w:trPr>
          <w:trHeight w:val="70"/>
        </w:trPr>
        <w:tc>
          <w:tcPr>
            <w:tcW w:w="4626" w:type="dxa"/>
          </w:tcPr>
          <w:p w14:paraId="5A85080E"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C92E3C4"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EF6E61" w:rsidRPr="00F03502" w14:paraId="3CBC8B9E" w14:textId="77777777" w:rsidTr="001F5169">
        <w:trPr>
          <w:trHeight w:val="882"/>
        </w:trPr>
        <w:tc>
          <w:tcPr>
            <w:tcW w:w="4626" w:type="dxa"/>
          </w:tcPr>
          <w:p w14:paraId="1D0B390E" w14:textId="77777777" w:rsidR="00EF6E61" w:rsidRPr="00F03502"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234F856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EF6E61" w:rsidRPr="00F03502" w14:paraId="6E303A0A" w14:textId="77777777" w:rsidTr="001F5169">
        <w:trPr>
          <w:trHeight w:val="882"/>
        </w:trPr>
        <w:tc>
          <w:tcPr>
            <w:tcW w:w="4626" w:type="dxa"/>
          </w:tcPr>
          <w:p w14:paraId="2844FAC6" w14:textId="77777777" w:rsidR="00EF6E61" w:rsidRPr="00F03502"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41113C5"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EF6E61" w:rsidRPr="00F03502" w14:paraId="7B35245D" w14:textId="77777777" w:rsidTr="001F5169">
        <w:trPr>
          <w:trHeight w:val="882"/>
        </w:trPr>
        <w:tc>
          <w:tcPr>
            <w:tcW w:w="4626" w:type="dxa"/>
          </w:tcPr>
          <w:p w14:paraId="4B2F8ACB" w14:textId="77777777" w:rsidR="00EF6E61" w:rsidRPr="00F03502" w:rsidRDefault="00EF6E61"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6BAD3B9C"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6FD4B40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4E0A463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EF6E61" w:rsidRPr="00F03502" w14:paraId="488EE98D" w14:textId="77777777" w:rsidTr="001F5169">
        <w:trPr>
          <w:trHeight w:val="226"/>
        </w:trPr>
        <w:tc>
          <w:tcPr>
            <w:tcW w:w="9298" w:type="dxa"/>
            <w:gridSpan w:val="2"/>
          </w:tcPr>
          <w:p w14:paraId="40C1094F"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EF6E61" w:rsidRPr="00F03502" w14:paraId="514E09B8" w14:textId="77777777" w:rsidTr="001F5169">
        <w:trPr>
          <w:trHeight w:val="226"/>
        </w:trPr>
        <w:tc>
          <w:tcPr>
            <w:tcW w:w="9298" w:type="dxa"/>
            <w:gridSpan w:val="2"/>
          </w:tcPr>
          <w:p w14:paraId="2DA29580"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rsidRPr="00F03502" w14:paraId="238EAF53" w14:textId="77777777" w:rsidTr="001F5169">
        <w:trPr>
          <w:trHeight w:val="226"/>
        </w:trPr>
        <w:tc>
          <w:tcPr>
            <w:tcW w:w="9298" w:type="dxa"/>
            <w:gridSpan w:val="2"/>
          </w:tcPr>
          <w:p w14:paraId="39D7B6DB"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EF6E61" w:rsidRPr="00F03502" w14:paraId="05030A03" w14:textId="77777777" w:rsidTr="001F5169">
        <w:trPr>
          <w:trHeight w:val="226"/>
        </w:trPr>
        <w:tc>
          <w:tcPr>
            <w:tcW w:w="9298" w:type="dxa"/>
            <w:gridSpan w:val="2"/>
          </w:tcPr>
          <w:p w14:paraId="33E8CCBC" w14:textId="6B51E7C5" w:rsidR="00EF6E61" w:rsidRPr="00F03502" w:rsidRDefault="00EC07B3"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F03502">
              <w:rPr>
                <w:rFonts w:ascii="Arial" w:eastAsia="Times New Roman" w:hAnsi="Arial" w:cs="Arial"/>
                <w:color w:val="000000"/>
                <w:sz w:val="24"/>
                <w:szCs w:val="24"/>
                <w:shd w:val="clear" w:color="auto" w:fill="FFFFFF"/>
                <w:lang w:eastAsia="pt-BR"/>
              </w:rPr>
              <w:t>Nem sempre o preparo é explicado com detalhes</w:t>
            </w:r>
            <w:r w:rsidR="004E2FCF" w:rsidRPr="00F03502">
              <w:rPr>
                <w:rFonts w:ascii="Arial" w:eastAsia="Times New Roman" w:hAnsi="Arial" w:cs="Arial"/>
                <w:color w:val="000000"/>
                <w:sz w:val="24"/>
                <w:szCs w:val="24"/>
                <w:shd w:val="clear" w:color="auto" w:fill="FFFFFF"/>
                <w:lang w:eastAsia="pt-BR"/>
              </w:rPr>
              <w:t>.</w:t>
            </w:r>
          </w:p>
        </w:tc>
      </w:tr>
      <w:tr w:rsidR="00EC07B3" w:rsidRPr="00F03502" w14:paraId="6F4ADFE8" w14:textId="77777777" w:rsidTr="001F5169">
        <w:trPr>
          <w:trHeight w:val="226"/>
        </w:trPr>
        <w:tc>
          <w:tcPr>
            <w:tcW w:w="9298" w:type="dxa"/>
            <w:gridSpan w:val="2"/>
          </w:tcPr>
          <w:p w14:paraId="4839DFC8" w14:textId="5DA594C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Devido as receitas muitas vezes não apresentarem o modo de fazer passo a passo, dependendo dá receita o resultado será satisfatório.</w:t>
            </w:r>
          </w:p>
        </w:tc>
      </w:tr>
      <w:tr w:rsidR="00EC07B3" w:rsidRPr="00F03502" w14:paraId="6BFB63B0" w14:textId="77777777" w:rsidTr="001F5169">
        <w:trPr>
          <w:trHeight w:val="226"/>
        </w:trPr>
        <w:tc>
          <w:tcPr>
            <w:tcW w:w="9298" w:type="dxa"/>
            <w:gridSpan w:val="2"/>
          </w:tcPr>
          <w:p w14:paraId="60EFD641" w14:textId="366DEFEB"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Falta de informações na receita ou não conheço o ingrediente solicitado</w:t>
            </w:r>
            <w:r w:rsidR="004E2FCF" w:rsidRPr="00F03502">
              <w:rPr>
                <w:rStyle w:val="Refdecomentrio"/>
                <w:rFonts w:ascii="Arial" w:hAnsi="Arial" w:cs="Arial"/>
                <w:sz w:val="24"/>
                <w:szCs w:val="24"/>
              </w:rPr>
              <w:t>.</w:t>
            </w:r>
          </w:p>
        </w:tc>
      </w:tr>
      <w:tr w:rsidR="00EC07B3" w:rsidRPr="00F03502" w14:paraId="03F0C802" w14:textId="77777777" w:rsidTr="001F5169">
        <w:trPr>
          <w:trHeight w:val="226"/>
        </w:trPr>
        <w:tc>
          <w:tcPr>
            <w:tcW w:w="9298" w:type="dxa"/>
            <w:gridSpan w:val="2"/>
          </w:tcPr>
          <w:p w14:paraId="48BC896C" w14:textId="38562409"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Medidas mal especificadas nas receitas</w:t>
            </w:r>
            <w:r w:rsidR="004E2FCF" w:rsidRPr="00F03502">
              <w:rPr>
                <w:rStyle w:val="Refdecomentrio"/>
                <w:rFonts w:ascii="Arial" w:hAnsi="Arial" w:cs="Arial"/>
                <w:sz w:val="24"/>
                <w:szCs w:val="24"/>
              </w:rPr>
              <w:t>.</w:t>
            </w:r>
          </w:p>
        </w:tc>
      </w:tr>
      <w:tr w:rsidR="00EC07B3" w:rsidRPr="00F03502" w14:paraId="273CDAD6" w14:textId="77777777" w:rsidTr="001F5169">
        <w:trPr>
          <w:trHeight w:val="226"/>
        </w:trPr>
        <w:tc>
          <w:tcPr>
            <w:tcW w:w="9298" w:type="dxa"/>
            <w:gridSpan w:val="2"/>
          </w:tcPr>
          <w:p w14:paraId="2F10814B" w14:textId="0F22532C"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Algumas vezes a linguagem parece não ser muito clara</w:t>
            </w:r>
            <w:r w:rsidR="004E2FCF" w:rsidRPr="00F03502">
              <w:rPr>
                <w:rStyle w:val="Refdecomentrio"/>
                <w:rFonts w:ascii="Arial" w:hAnsi="Arial" w:cs="Arial"/>
                <w:sz w:val="24"/>
                <w:szCs w:val="24"/>
              </w:rPr>
              <w:t>.</w:t>
            </w:r>
          </w:p>
        </w:tc>
      </w:tr>
      <w:tr w:rsidR="00EC07B3" w:rsidRPr="00F03502" w14:paraId="153A0CD2" w14:textId="77777777" w:rsidTr="001F5169">
        <w:trPr>
          <w:trHeight w:val="226"/>
        </w:trPr>
        <w:tc>
          <w:tcPr>
            <w:tcW w:w="9298" w:type="dxa"/>
            <w:gridSpan w:val="2"/>
          </w:tcPr>
          <w:p w14:paraId="3706A6CE" w14:textId="381A623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 xml:space="preserve">Tenho dificuldade de entender </w:t>
            </w:r>
            <w:commentRangeStart w:id="13"/>
            <w:r w:rsidRPr="00F03502">
              <w:rPr>
                <w:rStyle w:val="Refdecomentrio"/>
                <w:rFonts w:ascii="Arial" w:hAnsi="Arial" w:cs="Arial"/>
                <w:sz w:val="24"/>
                <w:szCs w:val="24"/>
              </w:rPr>
              <w:t xml:space="preserve"> </w:t>
            </w:r>
            <w:commentRangeEnd w:id="13"/>
            <w:r w:rsidR="00EB0A9E">
              <w:rPr>
                <w:rStyle w:val="Refdecomentrio"/>
              </w:rPr>
              <w:commentReference w:id="13"/>
            </w:r>
            <w:r w:rsidRPr="00F03502">
              <w:rPr>
                <w:rStyle w:val="Refdecomentrio"/>
                <w:rFonts w:ascii="Arial" w:hAnsi="Arial" w:cs="Arial"/>
                <w:sz w:val="24"/>
                <w:szCs w:val="24"/>
              </w:rPr>
              <w:t>o passo a passo a ser seguido</w:t>
            </w:r>
            <w:r w:rsidR="004E2FCF" w:rsidRPr="00F03502">
              <w:rPr>
                <w:rStyle w:val="Refdecomentrio"/>
                <w:rFonts w:ascii="Arial" w:hAnsi="Arial" w:cs="Arial"/>
                <w:sz w:val="24"/>
                <w:szCs w:val="24"/>
              </w:rPr>
              <w:t>.</w:t>
            </w:r>
          </w:p>
        </w:tc>
      </w:tr>
      <w:tr w:rsidR="00EC07B3" w:rsidRPr="00F03502" w14:paraId="7690FD8F" w14:textId="77777777" w:rsidTr="001F5169">
        <w:trPr>
          <w:trHeight w:val="226"/>
        </w:trPr>
        <w:tc>
          <w:tcPr>
            <w:tcW w:w="9298" w:type="dxa"/>
            <w:gridSpan w:val="2"/>
          </w:tcPr>
          <w:p w14:paraId="65D34F2A" w14:textId="3AF5B663"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Coisas imprecisas como “até dar o ponto” ou “tempere a gosto”</w:t>
            </w:r>
            <w:r w:rsidR="004E2FCF" w:rsidRPr="00F03502">
              <w:rPr>
                <w:rStyle w:val="Refdecomentrio"/>
                <w:rFonts w:ascii="Arial" w:hAnsi="Arial" w:cs="Arial"/>
                <w:sz w:val="24"/>
                <w:szCs w:val="24"/>
              </w:rPr>
              <w:t>.</w:t>
            </w:r>
          </w:p>
        </w:tc>
      </w:tr>
      <w:tr w:rsidR="00EC07B3" w:rsidRPr="00F03502" w14:paraId="7EF6FAD7" w14:textId="77777777" w:rsidTr="001F5169">
        <w:trPr>
          <w:trHeight w:val="226"/>
        </w:trPr>
        <w:tc>
          <w:tcPr>
            <w:tcW w:w="9298" w:type="dxa"/>
            <w:gridSpan w:val="2"/>
          </w:tcPr>
          <w:p w14:paraId="51CEA0AD" w14:textId="043E770F"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Algum ingrediente que você não sabe onde comprar</w:t>
            </w:r>
            <w:r w:rsidR="004E2FCF" w:rsidRPr="00F03502">
              <w:rPr>
                <w:rStyle w:val="Refdecomentrio"/>
                <w:rFonts w:ascii="Arial" w:hAnsi="Arial" w:cs="Arial"/>
                <w:sz w:val="24"/>
                <w:szCs w:val="24"/>
              </w:rPr>
              <w:t>.</w:t>
            </w:r>
          </w:p>
        </w:tc>
      </w:tr>
      <w:tr w:rsidR="00EC07B3" w:rsidRPr="00F03502" w14:paraId="3B8AF354" w14:textId="77777777" w:rsidTr="001F5169">
        <w:trPr>
          <w:trHeight w:val="226"/>
        </w:trPr>
        <w:tc>
          <w:tcPr>
            <w:tcW w:w="9298" w:type="dxa"/>
            <w:gridSpan w:val="2"/>
          </w:tcPr>
          <w:p w14:paraId="1DAAC66D" w14:textId="6D3DA69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Falta de medidas precisas</w:t>
            </w:r>
            <w:r w:rsidR="004E2FCF" w:rsidRPr="00F03502">
              <w:rPr>
                <w:rStyle w:val="Refdecomentrio"/>
                <w:rFonts w:ascii="Arial" w:hAnsi="Arial" w:cs="Arial"/>
                <w:sz w:val="24"/>
                <w:szCs w:val="24"/>
              </w:rPr>
              <w:t>.</w:t>
            </w:r>
          </w:p>
        </w:tc>
      </w:tr>
      <w:tr w:rsidR="00EC07B3" w:rsidRPr="00F03502" w14:paraId="68C5384B" w14:textId="77777777" w:rsidTr="001F5169">
        <w:trPr>
          <w:trHeight w:val="226"/>
        </w:trPr>
        <w:tc>
          <w:tcPr>
            <w:tcW w:w="9298" w:type="dxa"/>
            <w:gridSpan w:val="2"/>
          </w:tcPr>
          <w:p w14:paraId="06258753" w14:textId="0676FD68"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 xml:space="preserve">As vezes nem tudo está explicitado. Algumas frases </w:t>
            </w:r>
            <w:commentRangeStart w:id="14"/>
            <w:r w:rsidRPr="00F03502">
              <w:rPr>
                <w:rStyle w:val="Refdecomentrio"/>
                <w:rFonts w:ascii="Arial" w:hAnsi="Arial" w:cs="Arial"/>
                <w:sz w:val="24"/>
                <w:szCs w:val="24"/>
              </w:rPr>
              <w:t xml:space="preserve">da receitas </w:t>
            </w:r>
            <w:commentRangeEnd w:id="14"/>
            <w:r w:rsidR="00EB0A9E">
              <w:rPr>
                <w:rStyle w:val="Refdecomentrio"/>
              </w:rPr>
              <w:commentReference w:id="14"/>
            </w:r>
            <w:r w:rsidRPr="00F03502">
              <w:rPr>
                <w:rStyle w:val="Refdecomentrio"/>
                <w:rFonts w:ascii="Arial" w:hAnsi="Arial" w:cs="Arial"/>
                <w:sz w:val="24"/>
                <w:szCs w:val="24"/>
              </w:rPr>
              <w:t>mal explicadas.</w:t>
            </w:r>
          </w:p>
        </w:tc>
      </w:tr>
    </w:tbl>
    <w:p w14:paraId="2D23895C" w14:textId="5CC20E6F" w:rsidR="00695897" w:rsidRPr="00F03502" w:rsidRDefault="00695897" w:rsidP="00695897">
      <w:pPr>
        <w:pStyle w:val="Legenda"/>
        <w:keepNext/>
        <w:jc w:val="both"/>
      </w:pPr>
      <w:bookmarkStart w:id="15" w:name="_Toc493017108"/>
      <w:r w:rsidRPr="00F03502">
        <w:t xml:space="preserve">Tabela </w:t>
      </w:r>
      <w:fldSimple w:instr=" SEQ Tabela \* ARABIC ">
        <w:r w:rsidR="00EA1B22">
          <w:rPr>
            <w:noProof/>
          </w:rPr>
          <w:t>1</w:t>
        </w:r>
      </w:fldSimple>
      <w:r w:rsidRPr="00F03502">
        <w:t xml:space="preserve"> - Perguntas Pesquisa de Mercado</w:t>
      </w:r>
      <w:bookmarkEnd w:id="15"/>
    </w:p>
    <w:p w14:paraId="60A3D407" w14:textId="77777777" w:rsidR="00EF6E61" w:rsidRPr="00F03502"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F03502"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As soluções existentes no mercado </w:t>
      </w:r>
      <w:r w:rsidR="00FD6528" w:rsidRPr="00F03502">
        <w:rPr>
          <w:rFonts w:ascii="Arial" w:hAnsi="Arial" w:cs="Arial"/>
          <w:color w:val="000000" w:themeColor="text1"/>
          <w:shd w:val="clear" w:color="auto" w:fill="FFFFFF"/>
        </w:rPr>
        <w:t xml:space="preserve">não </w:t>
      </w:r>
      <w:r w:rsidRPr="00F03502">
        <w:rPr>
          <w:rFonts w:ascii="Arial" w:hAnsi="Arial" w:cs="Arial"/>
          <w:color w:val="000000" w:themeColor="text1"/>
          <w:shd w:val="clear" w:color="auto" w:fill="FFFFFF"/>
        </w:rPr>
        <w:t xml:space="preserve">são interativas, com o enfoque restrito na divulgação das receitas, não </w:t>
      </w:r>
      <w:r w:rsidR="0093329D" w:rsidRPr="00F03502">
        <w:rPr>
          <w:rFonts w:ascii="Arial" w:hAnsi="Arial" w:cs="Arial"/>
          <w:color w:val="000000" w:themeColor="text1"/>
          <w:shd w:val="clear" w:color="auto" w:fill="FFFFFF"/>
        </w:rPr>
        <w:t>promovem</w:t>
      </w:r>
      <w:r w:rsidRPr="00F03502">
        <w:rPr>
          <w:rFonts w:ascii="Arial" w:hAnsi="Arial" w:cs="Arial"/>
          <w:color w:val="000000" w:themeColor="text1"/>
          <w:shd w:val="clear" w:color="auto" w:fill="FFFFFF"/>
        </w:rPr>
        <w:t xml:space="preserve"> funcionalidades destinadas a guiar o preparo de receitas </w:t>
      </w:r>
      <w:r w:rsidR="0093329D" w:rsidRPr="00F03502">
        <w:rPr>
          <w:rFonts w:ascii="Arial" w:hAnsi="Arial" w:cs="Arial"/>
          <w:color w:val="000000" w:themeColor="text1"/>
          <w:shd w:val="clear" w:color="auto" w:fill="FFFFFF"/>
        </w:rPr>
        <w:t>ou funcionalidades</w:t>
      </w:r>
      <w:r w:rsidRPr="00F03502">
        <w:rPr>
          <w:rFonts w:ascii="Arial" w:hAnsi="Arial" w:cs="Arial"/>
          <w:color w:val="000000" w:themeColor="text1"/>
          <w:shd w:val="clear" w:color="auto" w:fill="FFFFFF"/>
        </w:rPr>
        <w:t xml:space="preserve"> auxiliares que visam simplificar o ato de cozinhar.</w:t>
      </w:r>
    </w:p>
    <w:p w14:paraId="7D9D875D" w14:textId="23508DBD" w:rsidR="00A03B43" w:rsidRPr="00F03502" w:rsidRDefault="00A03B43" w:rsidP="000945DA">
      <w:pPr>
        <w:pStyle w:val="Ttulo2"/>
      </w:pPr>
      <w:bookmarkStart w:id="16" w:name="_Toc493017070"/>
      <w:r w:rsidRPr="00F03502">
        <w:t>CONCORRÊNCIA</w:t>
      </w:r>
      <w:bookmarkEnd w:id="16"/>
    </w:p>
    <w:tbl>
      <w:tblPr>
        <w:tblStyle w:val="Tabelacomgrade"/>
        <w:tblW w:w="0" w:type="auto"/>
        <w:tblLook w:val="04A0" w:firstRow="1" w:lastRow="0" w:firstColumn="1" w:lastColumn="0" w:noHBand="0" w:noVBand="1"/>
      </w:tblPr>
      <w:tblGrid>
        <w:gridCol w:w="2005"/>
        <w:gridCol w:w="1243"/>
        <w:gridCol w:w="1586"/>
        <w:gridCol w:w="1398"/>
        <w:gridCol w:w="1134"/>
        <w:gridCol w:w="1696"/>
      </w:tblGrid>
      <w:tr w:rsidR="00A03B43" w:rsidRPr="00F03502" w14:paraId="3E65EF15" w14:textId="0B9A6501" w:rsidTr="006E6155">
        <w:trPr>
          <w:trHeight w:val="367"/>
        </w:trPr>
        <w:tc>
          <w:tcPr>
            <w:tcW w:w="2005" w:type="dxa"/>
            <w:shd w:val="clear" w:color="auto" w:fill="FFFFFF" w:themeFill="background1"/>
          </w:tcPr>
          <w:p w14:paraId="70ABE94C" w14:textId="2910830D"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Site</w:t>
            </w:r>
            <w:r w:rsidRPr="00F03502">
              <w:rPr>
                <w:rFonts w:ascii="Arial" w:hAnsi="Arial" w:cs="Arial"/>
                <w:b/>
              </w:rPr>
              <w:t xml:space="preserve"> </w:t>
            </w:r>
            <w:r w:rsidRPr="00F03502">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Despensa</w:t>
            </w:r>
          </w:p>
        </w:tc>
        <w:tc>
          <w:tcPr>
            <w:tcW w:w="1134" w:type="dxa"/>
            <w:shd w:val="clear" w:color="auto" w:fill="FFFFFF" w:themeFill="background1"/>
          </w:tcPr>
          <w:p w14:paraId="17B1BFE2" w14:textId="173343E6"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Preparo interativo</w:t>
            </w:r>
          </w:p>
        </w:tc>
      </w:tr>
      <w:tr w:rsidR="00A03B43" w:rsidRPr="00F03502" w14:paraId="28AA8C97" w14:textId="4959DCFA" w:rsidTr="006E6155">
        <w:tc>
          <w:tcPr>
            <w:tcW w:w="2005" w:type="dxa"/>
          </w:tcPr>
          <w:p w14:paraId="6791CE45" w14:textId="3237DB53"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Lets Cook</w:t>
            </w:r>
          </w:p>
        </w:tc>
        <w:tc>
          <w:tcPr>
            <w:tcW w:w="1243" w:type="dxa"/>
          </w:tcPr>
          <w:p w14:paraId="5FA31E82" w14:textId="49CE37C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0FD63B38" w14:textId="5099CB6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73873E3" w14:textId="25283BF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134" w:type="dxa"/>
          </w:tcPr>
          <w:p w14:paraId="3BFD0E3B" w14:textId="4314D35A"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696" w:type="dxa"/>
          </w:tcPr>
          <w:p w14:paraId="177F473A" w14:textId="688952CC"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r>
      <w:tr w:rsidR="00A03B43" w:rsidRPr="00F03502" w14:paraId="616BA58E" w14:textId="08DC3ED6" w:rsidTr="006E6155">
        <w:tc>
          <w:tcPr>
            <w:tcW w:w="2005" w:type="dxa"/>
          </w:tcPr>
          <w:p w14:paraId="31E04E01" w14:textId="0370015A"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Tudo Gostoso</w:t>
            </w:r>
          </w:p>
        </w:tc>
        <w:tc>
          <w:tcPr>
            <w:tcW w:w="1243" w:type="dxa"/>
          </w:tcPr>
          <w:p w14:paraId="051D4B57" w14:textId="4E72A61F"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4FE00D50" w14:textId="0F336B4E"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79D2DEE3"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rsidRPr="00F03502" w14:paraId="04039CAC" w14:textId="6F609F7D" w:rsidTr="006E6155">
        <w:tc>
          <w:tcPr>
            <w:tcW w:w="2005" w:type="dxa"/>
          </w:tcPr>
          <w:p w14:paraId="79BB1D36" w14:textId="2FBC35EC" w:rsidR="00A03B43" w:rsidRPr="00F03502" w:rsidRDefault="00B628F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Testemade</w:t>
            </w:r>
          </w:p>
        </w:tc>
        <w:tc>
          <w:tcPr>
            <w:tcW w:w="1243" w:type="dxa"/>
          </w:tcPr>
          <w:p w14:paraId="1A5C9EA6" w14:textId="4BBAA42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6E3F0DDC" w14:textId="14FD1A18"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A8E87C8"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rsidRPr="00F03502" w14:paraId="53765434" w14:textId="77777777" w:rsidTr="006E6155">
        <w:tc>
          <w:tcPr>
            <w:tcW w:w="2005" w:type="dxa"/>
          </w:tcPr>
          <w:p w14:paraId="722D0433" w14:textId="3B7D1BE2" w:rsidR="00B628F5" w:rsidRPr="00F03502"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Tasty Recipes</w:t>
            </w:r>
          </w:p>
        </w:tc>
        <w:tc>
          <w:tcPr>
            <w:tcW w:w="1243" w:type="dxa"/>
          </w:tcPr>
          <w:p w14:paraId="440716DB" w14:textId="6E98F571"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5F04B2FD" w14:textId="39441686" w:rsidR="00B628F5"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52536F2C"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381E4D55" w:rsidR="00B14E5D" w:rsidRPr="00F03502" w:rsidRDefault="003F0818" w:rsidP="003F0818">
      <w:pPr>
        <w:pStyle w:val="Legenda"/>
      </w:pPr>
      <w:bookmarkStart w:id="17" w:name="_Toc493017109"/>
      <w:r w:rsidRPr="00F03502">
        <w:t xml:space="preserve">Tabela </w:t>
      </w:r>
      <w:fldSimple w:instr=" SEQ Tabela \* ARABIC ">
        <w:r w:rsidR="00EA1B22">
          <w:rPr>
            <w:noProof/>
          </w:rPr>
          <w:t>2</w:t>
        </w:r>
      </w:fldSimple>
      <w:r w:rsidRPr="00F03502">
        <w:t xml:space="preserve"> - Tabela concorrência</w:t>
      </w:r>
      <w:bookmarkEnd w:id="17"/>
    </w:p>
    <w:p w14:paraId="2B768007" w14:textId="77777777" w:rsidR="003F0818" w:rsidRPr="00F03502" w:rsidRDefault="003F0818" w:rsidP="003F0818">
      <w:pPr>
        <w:rPr>
          <w:rFonts w:ascii="Arial" w:hAnsi="Arial" w:cs="Arial"/>
          <w:lang w:eastAsia="ar-SA"/>
        </w:rPr>
      </w:pPr>
      <w:r w:rsidRPr="00F03502">
        <w:rPr>
          <w:rFonts w:ascii="Arial" w:hAnsi="Arial" w:cs="Arial"/>
          <w:lang w:eastAsia="ar-SA"/>
        </w:rPr>
        <w:t>FONTE: Autor.</w:t>
      </w:r>
    </w:p>
    <w:p w14:paraId="38A1B4DC" w14:textId="77777777" w:rsidR="003F0818" w:rsidRPr="00F03502" w:rsidRDefault="003F0818" w:rsidP="003F0818">
      <w:pPr>
        <w:rPr>
          <w:rFonts w:ascii="Arial" w:hAnsi="Arial" w:cs="Arial"/>
          <w:lang w:eastAsia="ar-SA"/>
        </w:rPr>
      </w:pPr>
    </w:p>
    <w:p w14:paraId="7EBAE8B4" w14:textId="1B323F10" w:rsidR="009D2F35" w:rsidRPr="00F03502"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r w:rsidR="003F0818" w:rsidRPr="00F03502">
        <w:rPr>
          <w:rFonts w:ascii="Arial" w:hAnsi="Arial" w:cs="Arial"/>
          <w:color w:val="000000" w:themeColor="text1"/>
          <w:shd w:val="clear" w:color="auto" w:fill="FFFFFF"/>
        </w:rPr>
        <w:t xml:space="preserve">De acordo com a tabela acima, os </w:t>
      </w:r>
      <w:commentRangeStart w:id="18"/>
      <w:r w:rsidR="003F0818" w:rsidRPr="00F03502">
        <w:rPr>
          <w:rFonts w:ascii="Arial" w:hAnsi="Arial" w:cs="Arial"/>
          <w:color w:val="000000" w:themeColor="text1"/>
          <w:shd w:val="clear" w:color="auto" w:fill="FFFFFF"/>
        </w:rPr>
        <w:t xml:space="preserve">concorrêntes </w:t>
      </w:r>
      <w:commentRangeEnd w:id="18"/>
      <w:r w:rsidR="00EB0A9E">
        <w:rPr>
          <w:rStyle w:val="Refdecomentrio"/>
          <w:rFonts w:ascii="Calibri" w:eastAsia="Calibri" w:hAnsi="Calibri"/>
          <w:lang w:eastAsia="en-US"/>
        </w:rPr>
        <w:commentReference w:id="18"/>
      </w:r>
      <w:r w:rsidR="003F0818" w:rsidRPr="00F03502">
        <w:rPr>
          <w:rFonts w:ascii="Arial" w:hAnsi="Arial" w:cs="Arial"/>
          <w:color w:val="000000" w:themeColor="text1"/>
          <w:shd w:val="clear" w:color="auto" w:fill="FFFFFF"/>
        </w:rPr>
        <w:t xml:space="preserve">analisados possuem grandes variedades de receitas, diversos tipos de apresentações de cardápios e categorias de buscas. Porém nenhum dos analisados possuem vínculo com a lista de compras ou </w:t>
      </w:r>
      <w:r w:rsidR="003F0818" w:rsidRPr="00F03502">
        <w:rPr>
          <w:rFonts w:ascii="Arial" w:hAnsi="Arial" w:cs="Arial"/>
          <w:color w:val="000000" w:themeColor="text1"/>
          <w:shd w:val="clear" w:color="auto" w:fill="FFFFFF"/>
        </w:rPr>
        <w:lastRenderedPageBreak/>
        <w:t xml:space="preserve">um preparo </w:t>
      </w:r>
      <w:commentRangeStart w:id="19"/>
      <w:r w:rsidR="003F0818" w:rsidRPr="00F03502">
        <w:rPr>
          <w:rFonts w:ascii="Arial" w:hAnsi="Arial" w:cs="Arial"/>
          <w:color w:val="000000" w:themeColor="text1"/>
          <w:shd w:val="clear" w:color="auto" w:fill="FFFFFF"/>
        </w:rPr>
        <w:t>interiativo</w:t>
      </w:r>
      <w:commentRangeEnd w:id="19"/>
      <w:r w:rsidR="00EB0A9E">
        <w:rPr>
          <w:rStyle w:val="Refdecomentrio"/>
          <w:rFonts w:ascii="Calibri" w:eastAsia="Calibri" w:hAnsi="Calibri"/>
          <w:lang w:eastAsia="en-US"/>
        </w:rPr>
        <w:commentReference w:id="19"/>
      </w:r>
      <w:r w:rsidR="003F0818" w:rsidRPr="00F03502">
        <w:rPr>
          <w:rFonts w:ascii="Arial" w:hAnsi="Arial" w:cs="Arial"/>
          <w:color w:val="000000" w:themeColor="text1"/>
          <w:shd w:val="clear" w:color="auto" w:fill="FFFFFF"/>
        </w:rPr>
        <w:t xml:space="preserve">, que guia o cozinheiro durante o preparo de sua receita, assim como a despensa que armazena os seus ingredientes e possibilita futuras opções para o cozinheiro. </w:t>
      </w:r>
    </w:p>
    <w:p w14:paraId="008C26DA" w14:textId="4079942A" w:rsidR="00FD6528" w:rsidRPr="00F03502" w:rsidRDefault="00FD6528" w:rsidP="00FD652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20"/>
      <w:r w:rsidRPr="00F03502">
        <w:rPr>
          <w:rFonts w:ascii="Arial" w:hAnsi="Arial" w:cs="Arial"/>
          <w:color w:val="000000" w:themeColor="text1"/>
          <w:shd w:val="clear" w:color="auto" w:fill="FFFFFF"/>
        </w:rPr>
        <w:t>Prover um site responsível, aqueles que adaptam o tamanho das suas páginas (alteração do layout) ao tamanho das telas que estão sendo exibidos, e um aplicativo para dispositivos móveis. Com funcionalidades que objetivam facilitar o preparo, criação/representação de receitas para compartilhamento e avaliação com a comunidade, inventariar os ingredientes para garantir maior praticidade ao preparar um prato e incentivar a atividade culinária é o foco da solução deste projeto.</w:t>
      </w:r>
      <w:commentRangeEnd w:id="20"/>
      <w:r w:rsidR="00EB0A9E">
        <w:rPr>
          <w:rStyle w:val="Refdecomentrio"/>
          <w:rFonts w:ascii="Calibri" w:eastAsia="Calibri" w:hAnsi="Calibri"/>
          <w:lang w:eastAsia="en-US"/>
        </w:rPr>
        <w:commentReference w:id="20"/>
      </w:r>
    </w:p>
    <w:p w14:paraId="71AA1A08" w14:textId="77777777" w:rsidR="00FD6528" w:rsidRPr="00F03502" w:rsidRDefault="00FD6528" w:rsidP="00B14E5D">
      <w:pPr>
        <w:pStyle w:val="NormalWeb"/>
        <w:spacing w:before="0" w:beforeAutospacing="0" w:after="200" w:afterAutospacing="0" w:line="360" w:lineRule="auto"/>
        <w:jc w:val="both"/>
        <w:rPr>
          <w:rFonts w:ascii="Arial" w:hAnsi="Arial" w:cs="Arial"/>
          <w:color w:val="000000" w:themeColor="text1"/>
          <w:shd w:val="clear" w:color="auto" w:fill="FFFFFF"/>
        </w:rPr>
      </w:pPr>
      <w:commentRangeStart w:id="21"/>
    </w:p>
    <w:p w14:paraId="5EBE83F0" w14:textId="71A3E1D4" w:rsidR="009D2F35" w:rsidRPr="00F03502"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commentRangeEnd w:id="21"/>
      <w:r w:rsidR="00EB0A9E">
        <w:rPr>
          <w:rStyle w:val="Refdecomentrio"/>
          <w:rFonts w:ascii="Calibri" w:eastAsia="Calibri" w:hAnsi="Calibri"/>
          <w:lang w:eastAsia="en-US"/>
        </w:rPr>
        <w:commentReference w:id="21"/>
      </w:r>
    </w:p>
    <w:p w14:paraId="47440368" w14:textId="77777777" w:rsidR="00A03B43" w:rsidRPr="00F03502" w:rsidRDefault="00A03B43" w:rsidP="00A03B43">
      <w:pPr>
        <w:pStyle w:val="Ttulo1"/>
      </w:pPr>
      <w:bookmarkStart w:id="22" w:name="_Toc493017071"/>
      <w:r w:rsidRPr="00F03502">
        <w:t xml:space="preserve">MODELO DO </w:t>
      </w:r>
      <w:commentRangeStart w:id="23"/>
      <w:r w:rsidRPr="00F03502">
        <w:t>NEGÓCIO</w:t>
      </w:r>
      <w:bookmarkEnd w:id="22"/>
      <w:commentRangeEnd w:id="23"/>
      <w:r w:rsidR="00EB0A9E">
        <w:rPr>
          <w:rStyle w:val="Refdecomentrio"/>
          <w:rFonts w:ascii="Calibri" w:eastAsia="Calibri" w:hAnsi="Calibri" w:cs="Times New Roman"/>
          <w:b w:val="0"/>
          <w:bCs w:val="0"/>
          <w:kern w:val="0"/>
          <w:lang w:eastAsia="en-US"/>
        </w:rPr>
        <w:commentReference w:id="23"/>
      </w:r>
    </w:p>
    <w:p w14:paraId="17437F21" w14:textId="77777777" w:rsidR="00A03B43" w:rsidRPr="00F03502" w:rsidRDefault="00A03B43" w:rsidP="00A03B43">
      <w:pPr>
        <w:pStyle w:val="Titulo"/>
        <w:keepNext/>
      </w:pPr>
      <w:r w:rsidRPr="00F03502">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10BEC55E" w:rsidR="00A03B43" w:rsidRPr="00F03502" w:rsidRDefault="00A03B43" w:rsidP="00A03B43">
      <w:pPr>
        <w:pStyle w:val="Legenda"/>
      </w:pPr>
      <w:bookmarkStart w:id="24" w:name="_Toc493017141"/>
      <w:r w:rsidRPr="00F03502">
        <w:t xml:space="preserve">Figura </w:t>
      </w:r>
      <w:fldSimple w:instr=" SEQ Figura \* ARABIC ">
        <w:r w:rsidR="00EA1B22">
          <w:rPr>
            <w:noProof/>
          </w:rPr>
          <w:t>1</w:t>
        </w:r>
      </w:fldSimple>
      <w:r w:rsidRPr="00F03502">
        <w:t xml:space="preserve"> - Projeto Model Canvas</w:t>
      </w:r>
      <w:bookmarkEnd w:id="24"/>
    </w:p>
    <w:p w14:paraId="6C5C45A5" w14:textId="77777777" w:rsidR="00A03B43" w:rsidRPr="00F03502" w:rsidRDefault="00A03B43" w:rsidP="00A03B43">
      <w:pPr>
        <w:rPr>
          <w:rFonts w:ascii="Arial" w:hAnsi="Arial" w:cs="Arial"/>
          <w:lang w:eastAsia="ar-SA"/>
        </w:rPr>
      </w:pPr>
      <w:r w:rsidRPr="00F03502">
        <w:rPr>
          <w:rFonts w:ascii="Arial" w:hAnsi="Arial" w:cs="Arial"/>
          <w:lang w:eastAsia="ar-SA"/>
        </w:rPr>
        <w:t>FONTE: Autor.</w:t>
      </w:r>
    </w:p>
    <w:p w14:paraId="2AE8C06E" w14:textId="77777777" w:rsidR="00A03B43" w:rsidRPr="00F03502" w:rsidRDefault="00A03B43" w:rsidP="00A03B43">
      <w:pPr>
        <w:pStyle w:val="Legenda"/>
      </w:pPr>
    </w:p>
    <w:p w14:paraId="3E2B0E9B" w14:textId="77777777" w:rsidR="00A03B43" w:rsidRPr="00F03502" w:rsidRDefault="00A03B43" w:rsidP="00A03B43">
      <w:pPr>
        <w:rPr>
          <w:rFonts w:ascii="Arial" w:hAnsi="Arial" w:cs="Arial"/>
          <w:lang w:eastAsia="ar-SA"/>
        </w:rPr>
      </w:pPr>
      <w:r w:rsidRPr="00F03502">
        <w:rPr>
          <w:rFonts w:ascii="Arial" w:hAnsi="Arial" w:cs="Arial"/>
          <w:lang w:eastAsia="ar-SA"/>
        </w:rPr>
        <w:br w:type="page"/>
      </w:r>
    </w:p>
    <w:p w14:paraId="538725EA" w14:textId="62FC3B97" w:rsidR="00EF0C34" w:rsidRPr="00F03502" w:rsidRDefault="00631252" w:rsidP="00EF0C34">
      <w:pPr>
        <w:pStyle w:val="Ttulo1"/>
      </w:pPr>
      <w:bookmarkStart w:id="25" w:name="_Toc493017072"/>
      <w:r w:rsidRPr="00F03502">
        <w:lastRenderedPageBreak/>
        <w:t>REFERENCIAL TEÓRICO</w:t>
      </w:r>
      <w:bookmarkStart w:id="26" w:name="_Toc177215696"/>
      <w:bookmarkStart w:id="27" w:name="_Toc371600729"/>
      <w:bookmarkStart w:id="28" w:name="_Toc371601394"/>
      <w:bookmarkEnd w:id="7"/>
      <w:bookmarkEnd w:id="8"/>
      <w:bookmarkEnd w:id="9"/>
      <w:bookmarkEnd w:id="25"/>
    </w:p>
    <w:p w14:paraId="4FD829DA" w14:textId="673A3A6A" w:rsidR="00105ED9" w:rsidRPr="00F03502" w:rsidRDefault="00EF0C34" w:rsidP="000945DA">
      <w:pPr>
        <w:pStyle w:val="Ttulo2"/>
      </w:pPr>
      <w:bookmarkStart w:id="29" w:name="_Toc493017073"/>
      <w:r w:rsidRPr="00F03502">
        <w:t>CONCEITO DE DESENVOLVIMENTO ÁGIL DE SOFTWARE</w:t>
      </w:r>
      <w:bookmarkEnd w:id="29"/>
    </w:p>
    <w:p w14:paraId="13725A8C" w14:textId="4B47F56B" w:rsidR="00EF0C34" w:rsidRPr="00F03502"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desenvolvimento ágil de </w:t>
      </w:r>
      <w:r w:rsidRPr="00F03502">
        <w:rPr>
          <w:rFonts w:ascii="Arial" w:hAnsi="Arial" w:cs="Arial"/>
          <w:i/>
          <w:color w:val="000000" w:themeColor="text1"/>
          <w:shd w:val="clear" w:color="auto" w:fill="FFFFFF"/>
        </w:rPr>
        <w:t xml:space="preserve">software </w:t>
      </w:r>
      <w:r w:rsidRPr="00F03502">
        <w:rPr>
          <w:rFonts w:ascii="Arial" w:hAnsi="Arial" w:cs="Arial"/>
          <w:color w:val="000000" w:themeColor="text1"/>
          <w:shd w:val="clear" w:color="auto" w:fill="FFFFFF"/>
        </w:rPr>
        <w:t>é definido no manifesto ágil a partir de valores e princípios</w:t>
      </w:r>
      <w:r w:rsidR="00EF0C34" w:rsidRPr="00F03502">
        <w:rPr>
          <w:rFonts w:ascii="Arial" w:hAnsi="Arial" w:cs="Arial"/>
          <w:color w:val="000000" w:themeColor="text1"/>
          <w:shd w:val="clear" w:color="auto" w:fill="FFFFFF"/>
        </w:rPr>
        <w:t xml:space="preserve">, estes são orientados à satisfação do cliente, colaboração com o mesmo, comunicação ampla e comprometimento entre os envolvidos no projeto. </w:t>
      </w:r>
    </w:p>
    <w:p w14:paraId="4E6AEB01" w14:textId="2D70178D" w:rsidR="006E44A5" w:rsidRPr="00F03502"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método ágil prioriza o </w:t>
      </w:r>
      <w:r w:rsidRPr="00F03502">
        <w:rPr>
          <w:rFonts w:ascii="Arial" w:hAnsi="Arial" w:cs="Arial"/>
          <w:i/>
          <w:color w:val="000000" w:themeColor="text1"/>
          <w:shd w:val="clear" w:color="auto" w:fill="FFFFFF"/>
        </w:rPr>
        <w:t>software</w:t>
      </w:r>
      <w:r w:rsidRPr="00F03502">
        <w:rPr>
          <w:rFonts w:ascii="Arial" w:hAnsi="Arial" w:cs="Arial"/>
          <w:color w:val="000000" w:themeColor="text1"/>
          <w:shd w:val="clear" w:color="auto" w:fill="FFFFFF"/>
        </w:rPr>
        <w:t xml:space="preserve"> em funcionamento acima de documentação abrangente, adequa-se a mudanças que agregam valor ao cliente e a capacidade de adaptação torna-se um diferencial de mercado agregados à produtos inovadores. Mediante ao pressuposto esta metodologia tem papel fundamental no desenvolvimento de um produto inovador que possui o foco no cliente. </w:t>
      </w:r>
    </w:p>
    <w:p w14:paraId="4772A65F" w14:textId="6CC35747" w:rsidR="004C03C7" w:rsidRPr="00F03502" w:rsidRDefault="004C03C7" w:rsidP="000945DA">
      <w:pPr>
        <w:pStyle w:val="Ttulo2"/>
      </w:pPr>
      <w:bookmarkStart w:id="30" w:name="_Toc493017074"/>
      <w:r w:rsidRPr="00F03502">
        <w:t>CONCEITO DE SCRUM</w:t>
      </w:r>
      <w:bookmarkEnd w:id="30"/>
    </w:p>
    <w:p w14:paraId="146569A8" w14:textId="30E5B4F8" w:rsidR="004C03C7" w:rsidRPr="00F03502" w:rsidRDefault="004C03C7" w:rsidP="004C03C7">
      <w:pPr>
        <w:spacing w:line="360" w:lineRule="auto"/>
        <w:ind w:firstLine="708"/>
        <w:jc w:val="both"/>
        <w:rPr>
          <w:rFonts w:ascii="Arial" w:eastAsia="Times New Roman" w:hAnsi="Arial" w:cs="Arial"/>
          <w:color w:val="000000" w:themeColor="text1"/>
          <w:sz w:val="24"/>
          <w:szCs w:val="24"/>
          <w:lang w:eastAsia="pt-BR"/>
        </w:rPr>
      </w:pPr>
      <w:r w:rsidRPr="00F03502">
        <w:rPr>
          <w:rFonts w:ascii="Arial" w:eastAsia="Arial" w:hAnsi="Arial" w:cs="Arial"/>
          <w:sz w:val="24"/>
          <w:szCs w:val="24"/>
        </w:rPr>
        <w:t xml:space="preserve">De acordo com Schwaber e Sutherland (2013), </w:t>
      </w:r>
      <w:r w:rsidRPr="00F03502">
        <w:rPr>
          <w:rFonts w:ascii="Arial" w:eastAsia="Times New Roman" w:hAnsi="Arial" w:cs="Arial"/>
          <w:color w:val="000000" w:themeColor="text1"/>
          <w:sz w:val="24"/>
          <w:szCs w:val="24"/>
          <w:lang w:eastAsia="pt-BR"/>
        </w:rPr>
        <w:t xml:space="preserve">Scrum é </w:t>
      </w:r>
      <w:r w:rsidR="008375A0" w:rsidRPr="00F03502">
        <w:rPr>
          <w:rFonts w:ascii="Arial" w:eastAsia="Times New Roman" w:hAnsi="Arial" w:cs="Arial"/>
          <w:color w:val="000000" w:themeColor="text1"/>
          <w:sz w:val="24"/>
          <w:szCs w:val="24"/>
          <w:lang w:eastAsia="pt-BR"/>
        </w:rPr>
        <w:t xml:space="preserve">um </w:t>
      </w:r>
      <w:r w:rsidR="008375A0" w:rsidRPr="00F03502">
        <w:rPr>
          <w:rFonts w:ascii="Arial" w:eastAsia="Times New Roman" w:hAnsi="Arial" w:cs="Arial"/>
          <w:i/>
          <w:color w:val="000000" w:themeColor="text1"/>
          <w:sz w:val="24"/>
          <w:szCs w:val="24"/>
          <w:lang w:eastAsia="pt-BR"/>
        </w:rPr>
        <w:t>framework</w:t>
      </w:r>
      <w:r w:rsidR="008375A0" w:rsidRPr="00F03502">
        <w:rPr>
          <w:rFonts w:ascii="Arial" w:eastAsia="Times New Roman" w:hAnsi="Arial" w:cs="Arial"/>
          <w:color w:val="000000" w:themeColor="text1"/>
          <w:sz w:val="24"/>
          <w:szCs w:val="24"/>
          <w:lang w:eastAsia="pt-BR"/>
        </w:rPr>
        <w:t xml:space="preserve"> estrutural</w:t>
      </w:r>
      <w:r w:rsidRPr="00F03502">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03502" w:rsidRDefault="004C03C7" w:rsidP="004C03C7">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w:t>
      </w:r>
      <w:r w:rsidR="00AC111B" w:rsidRPr="00F03502">
        <w:rPr>
          <w:rFonts w:ascii="Arial" w:eastAsia="Arial" w:hAnsi="Arial" w:cs="Arial"/>
          <w:sz w:val="24"/>
          <w:szCs w:val="24"/>
        </w:rPr>
        <w:t xml:space="preserve">Schwaber e Sutherland </w:t>
      </w:r>
      <w:r w:rsidRPr="00F03502">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sidRPr="00F03502">
        <w:rPr>
          <w:rFonts w:ascii="Arial" w:eastAsia="Times New Roman" w:hAnsi="Arial" w:cs="Arial"/>
          <w:color w:val="000000" w:themeColor="text1"/>
          <w:lang w:eastAsia="pt-BR"/>
        </w:rPr>
        <w:t>”</w:t>
      </w:r>
      <w:r w:rsidRPr="00F03502">
        <w:rPr>
          <w:rFonts w:ascii="Arial" w:eastAsia="Times New Roman" w:hAnsi="Arial" w:cs="Arial"/>
          <w:color w:val="000000" w:themeColor="text1"/>
          <w:lang w:eastAsia="pt-BR"/>
        </w:rPr>
        <w:t>.</w:t>
      </w:r>
    </w:p>
    <w:p w14:paraId="45A5462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O desenvolvimento de </w:t>
      </w:r>
      <w:r w:rsidRPr="00F03502">
        <w:rPr>
          <w:rFonts w:ascii="Arial" w:eastAsia="Times New Roman" w:hAnsi="Arial" w:cs="Arial"/>
          <w:i/>
          <w:color w:val="000000" w:themeColor="text1"/>
          <w:sz w:val="24"/>
          <w:szCs w:val="24"/>
          <w:lang w:eastAsia="pt-BR"/>
        </w:rPr>
        <w:t>software</w:t>
      </w:r>
      <w:r w:rsidRPr="00F03502">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w:t>
      </w:r>
      <w:commentRangeStart w:id="31"/>
      <w:r w:rsidRPr="00F03502">
        <w:rPr>
          <w:rFonts w:ascii="Arial" w:eastAsia="Times New Roman" w:hAnsi="Arial" w:cs="Arial"/>
          <w:color w:val="000000" w:themeColor="text1"/>
          <w:sz w:val="24"/>
          <w:szCs w:val="24"/>
          <w:lang w:eastAsia="pt-BR"/>
        </w:rPr>
        <w:t>time-boxed</w:t>
      </w:r>
      <w:commentRangeEnd w:id="31"/>
      <w:r w:rsidR="007745FD">
        <w:rPr>
          <w:rStyle w:val="Refdecomentrio"/>
        </w:rPr>
        <w:commentReference w:id="31"/>
      </w:r>
      <w:r w:rsidRPr="00F03502">
        <w:rPr>
          <w:rFonts w:ascii="Arial" w:eastAsia="Times New Roman" w:hAnsi="Arial" w:cs="Arial"/>
          <w:color w:val="000000" w:themeColor="text1"/>
          <w:sz w:val="24"/>
          <w:szCs w:val="24"/>
          <w:lang w:eastAsia="pt-BR"/>
        </w:rPr>
        <w:t xml:space="preserve">, portanto sua duração é fixa e não pode ser reduzida ou aumentada. Os demais eventos terminam quando seu objetivo é alcançado"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70820B94"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Arial" w:hAnsi="Arial" w:cs="Arial"/>
          <w:sz w:val="24"/>
          <w:szCs w:val="24"/>
        </w:rPr>
        <w:lastRenderedPageBreak/>
        <w:t xml:space="preserve">Baseado em Schwaber e Sutherland (2013), O coração do Scrum é a Sprint, um </w:t>
      </w:r>
      <w:commentRangeStart w:id="32"/>
      <w:r w:rsidRPr="00F03502">
        <w:rPr>
          <w:rFonts w:ascii="Arial" w:eastAsia="Arial" w:hAnsi="Arial" w:cs="Arial"/>
          <w:sz w:val="24"/>
          <w:szCs w:val="24"/>
        </w:rPr>
        <w:t>time-boxed</w:t>
      </w:r>
      <w:commentRangeEnd w:id="32"/>
      <w:r w:rsidR="00F01763">
        <w:rPr>
          <w:rStyle w:val="Refdecomentrio"/>
        </w:rPr>
        <w:commentReference w:id="32"/>
      </w:r>
      <w:r w:rsidRPr="00F03502">
        <w:rPr>
          <w:rFonts w:ascii="Arial" w:eastAsia="Arial" w:hAnsi="Arial" w:cs="Arial"/>
          <w:sz w:val="24"/>
          <w:szCs w:val="24"/>
        </w:rPr>
        <w:t xml:space="preserve"> de um mês ou menos. As Sprints são compostas por uma reunião de planejamento da Sprint, reuniões diárias, o trabalho de desenvolvimento, uma revisão da Sprint e a retrospectiva da Sprint. </w:t>
      </w:r>
      <w:r w:rsidRPr="00F03502">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480327CC" w14:textId="77777777" w:rsidR="004C03C7" w:rsidRPr="00F03502" w:rsidRDefault="004C03C7" w:rsidP="004C03C7">
      <w:pPr>
        <w:keepNext/>
        <w:spacing w:line="360" w:lineRule="auto"/>
        <w:ind w:firstLine="720"/>
        <w:jc w:val="both"/>
        <w:rPr>
          <w:rFonts w:ascii="Arial" w:hAnsi="Arial" w:cs="Arial"/>
        </w:rPr>
      </w:pPr>
      <w:r w:rsidRPr="00F03502">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Pr="00F03502" w:rsidRDefault="004C03C7" w:rsidP="00695897">
      <w:pPr>
        <w:keepNext/>
        <w:spacing w:line="360" w:lineRule="auto"/>
        <w:ind w:firstLine="720"/>
        <w:jc w:val="both"/>
        <w:rPr>
          <w:rFonts w:ascii="Arial" w:hAnsi="Arial" w:cs="Arial"/>
        </w:rPr>
      </w:pPr>
      <w:r w:rsidRPr="00F03502">
        <w:rPr>
          <w:rFonts w:ascii="Arial" w:hAnsi="Arial" w:cs="Arial"/>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56FFCCEA" w:rsidR="00695897" w:rsidRPr="00F03502" w:rsidRDefault="00695897" w:rsidP="00695897">
      <w:pPr>
        <w:pStyle w:val="Legenda"/>
        <w:jc w:val="both"/>
      </w:pPr>
      <w:bookmarkStart w:id="33" w:name="_Toc493017142"/>
      <w:r w:rsidRPr="00F03502">
        <w:t xml:space="preserve">Figura </w:t>
      </w:r>
      <w:fldSimple w:instr=" SEQ Figura \* ARABIC ">
        <w:r w:rsidR="00EA1B22">
          <w:rPr>
            <w:noProof/>
          </w:rPr>
          <w:t>2</w:t>
        </w:r>
      </w:fldSimple>
      <w:r w:rsidR="007F255E" w:rsidRPr="00F03502">
        <w:t xml:space="preserve"> </w:t>
      </w:r>
      <w:r w:rsidRPr="00F03502">
        <w:t>- Scrum</w:t>
      </w:r>
      <w:bookmarkEnd w:id="33"/>
    </w:p>
    <w:p w14:paraId="649928E0" w14:textId="188CEE2A" w:rsidR="004C03C7" w:rsidRPr="00F03502" w:rsidRDefault="004C03C7" w:rsidP="00695897">
      <w:pPr>
        <w:pStyle w:val="Legenda"/>
        <w:rPr>
          <w:b w:val="0"/>
        </w:rPr>
      </w:pPr>
      <w:r w:rsidRPr="00F03502">
        <w:rPr>
          <w:b w:val="0"/>
        </w:rPr>
        <w:t xml:space="preserve">Fonte: </w:t>
      </w:r>
      <w:r w:rsidRPr="00F03502">
        <w:rPr>
          <w:b w:val="0"/>
          <w:i/>
        </w:rPr>
        <w:t>Ultimate Guide to Scrum Project Management Framework</w:t>
      </w:r>
      <w:r w:rsidR="00695897" w:rsidRPr="00F03502">
        <w:rPr>
          <w:b w:val="0"/>
        </w:rPr>
        <w:t>.</w:t>
      </w:r>
    </w:p>
    <w:p w14:paraId="6BD9517A" w14:textId="77777777" w:rsidR="00695897" w:rsidRPr="00F03502" w:rsidRDefault="00695897" w:rsidP="00695897">
      <w:pPr>
        <w:rPr>
          <w:rFonts w:ascii="Arial" w:hAnsi="Arial" w:cs="Arial"/>
          <w:lang w:eastAsia="ar-SA"/>
        </w:rPr>
      </w:pPr>
    </w:p>
    <w:p w14:paraId="62C2123C" w14:textId="77777777" w:rsidR="004C03C7" w:rsidRPr="00F03502" w:rsidRDefault="004C03C7" w:rsidP="00213E7F">
      <w:pPr>
        <w:ind w:firstLine="708"/>
        <w:jc w:val="both"/>
        <w:rPr>
          <w:rFonts w:ascii="Arial" w:hAnsi="Arial" w:cs="Arial"/>
          <w:color w:val="000000"/>
        </w:rPr>
      </w:pPr>
      <w:commentRangeStart w:id="34"/>
      <w:r w:rsidRPr="00F03502">
        <w:rPr>
          <w:rFonts w:ascii="Arial" w:eastAsia="Times New Roman" w:hAnsi="Arial" w:cs="Arial"/>
          <w:color w:val="000000" w:themeColor="text1"/>
          <w:sz w:val="24"/>
          <w:szCs w:val="24"/>
          <w:lang w:eastAsia="pt-BR"/>
        </w:rPr>
        <w:t>Em nosso projeto utilizaremos</w:t>
      </w:r>
      <w:commentRangeEnd w:id="34"/>
      <w:r w:rsidR="0032092C">
        <w:rPr>
          <w:rStyle w:val="Refdecomentrio"/>
        </w:rPr>
        <w:commentReference w:id="34"/>
      </w:r>
      <w:r w:rsidRPr="00F03502">
        <w:rPr>
          <w:rFonts w:ascii="Arial" w:eastAsia="Times New Roman" w:hAnsi="Arial" w:cs="Arial"/>
          <w:color w:val="000000" w:themeColor="text1"/>
          <w:sz w:val="24"/>
          <w:szCs w:val="24"/>
          <w:lang w:eastAsia="pt-BR"/>
        </w:rPr>
        <w:t xml:space="preserve"> uma versão adaptada do Scrum, pela razão de não possuirmos organização cliente em nosso projeto. Logo o Product Owner não existirá nesse escopo. Essa adaptação possui o nome de ScrumBut.</w:t>
      </w:r>
    </w:p>
    <w:p w14:paraId="4A42611C" w14:textId="53D2DADE" w:rsidR="004C03C7" w:rsidRPr="00F03502" w:rsidRDefault="004C03C7" w:rsidP="004C03C7">
      <w:pPr>
        <w:spacing w:line="240" w:lineRule="auto"/>
        <w:ind w:left="2280"/>
        <w:jc w:val="both"/>
        <w:rPr>
          <w:rFonts w:ascii="Arial" w:eastAsia="Times New Roman" w:hAnsi="Arial" w:cs="Arial"/>
          <w:sz w:val="24"/>
          <w:szCs w:val="24"/>
          <w:lang w:eastAsia="pt-BR"/>
        </w:rPr>
      </w:pPr>
      <w:r w:rsidRPr="00F03502">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sidRPr="00F03502">
        <w:rPr>
          <w:rFonts w:ascii="Arial" w:eastAsia="Times New Roman" w:hAnsi="Arial" w:cs="Arial"/>
          <w:color w:val="000000" w:themeColor="text1"/>
          <w:lang w:eastAsia="pt-BR"/>
        </w:rPr>
        <w:t>.</w:t>
      </w:r>
    </w:p>
    <w:p w14:paraId="6F945CCA" w14:textId="28E445FF"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Cada membro da equipe terá </w:t>
      </w:r>
      <w:r w:rsidR="008375A0" w:rsidRPr="00F03502">
        <w:rPr>
          <w:rFonts w:ascii="Arial" w:eastAsia="Times New Roman" w:hAnsi="Arial" w:cs="Arial"/>
          <w:color w:val="000000" w:themeColor="text1"/>
          <w:sz w:val="24"/>
          <w:szCs w:val="24"/>
          <w:lang w:eastAsia="pt-BR"/>
        </w:rPr>
        <w:t>o papel definido,</w:t>
      </w:r>
      <w:r w:rsidRPr="00F03502">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sidRPr="00F03502">
        <w:rPr>
          <w:rFonts w:ascii="Arial" w:eastAsia="Times New Roman" w:hAnsi="Arial" w:cs="Arial"/>
          <w:color w:val="000000" w:themeColor="text1"/>
          <w:sz w:val="24"/>
          <w:szCs w:val="24"/>
          <w:lang w:eastAsia="pt-BR"/>
        </w:rPr>
        <w:t xml:space="preserve"> no desenvolvimento do produto proposto</w:t>
      </w:r>
      <w:r w:rsidRPr="00F03502">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F03502"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type="page"/>
            </w:r>
            <w:r w:rsidRPr="00F03502">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Responsável</w:t>
            </w:r>
          </w:p>
        </w:tc>
      </w:tr>
      <w:tr w:rsidR="007F4D03" w:rsidRPr="00F03502"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00F03502" w:rsidRDefault="007F4D03"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00F03502"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Rodrigo Rivera da Silva</w:t>
            </w:r>
          </w:p>
        </w:tc>
      </w:tr>
      <w:tr w:rsidR="004C03C7" w:rsidRPr="00F03502"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F03502"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Marcelo Rivera da Silva</w:t>
            </w:r>
          </w:p>
        </w:tc>
      </w:tr>
      <w:tr w:rsidR="004C03C7" w:rsidRPr="00F03502"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F03502"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Fabio Henrique Clem da Silva</w:t>
            </w:r>
          </w:p>
          <w:p w14:paraId="7ED772FE" w14:textId="3DC6A5DB" w:rsidR="004C03C7" w:rsidRPr="00F03502"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Henrique Antonio Merlin Junior</w:t>
            </w:r>
          </w:p>
        </w:tc>
      </w:tr>
    </w:tbl>
    <w:p w14:paraId="479986E5" w14:textId="64A47C96" w:rsidR="00695897" w:rsidRPr="00F03502" w:rsidRDefault="00695897" w:rsidP="008375A0">
      <w:pPr>
        <w:pStyle w:val="Legenda"/>
        <w:ind w:left="1416"/>
      </w:pPr>
      <w:bookmarkStart w:id="35" w:name="_Toc493017110"/>
      <w:r w:rsidRPr="00F03502">
        <w:t xml:space="preserve">Tabela </w:t>
      </w:r>
      <w:fldSimple w:instr=" SEQ Tabela \* ARABIC ">
        <w:r w:rsidR="00EA1B22">
          <w:rPr>
            <w:noProof/>
          </w:rPr>
          <w:t>3</w:t>
        </w:r>
      </w:fldSimple>
      <w:r w:rsidRPr="00F03502">
        <w:t xml:space="preserve"> - Papeis da Equipe</w:t>
      </w:r>
      <w:bookmarkEnd w:id="35"/>
    </w:p>
    <w:p w14:paraId="623A3A73" w14:textId="58C0618F" w:rsidR="004C03C7" w:rsidRPr="00F03502" w:rsidRDefault="004C03C7" w:rsidP="008375A0">
      <w:pPr>
        <w:ind w:left="1416"/>
        <w:rPr>
          <w:rFonts w:ascii="Arial" w:hAnsi="Arial" w:cs="Arial"/>
          <w:lang w:eastAsia="ar-SA"/>
        </w:rPr>
      </w:pPr>
      <w:r w:rsidRPr="00F03502">
        <w:rPr>
          <w:rFonts w:ascii="Arial" w:hAnsi="Arial" w:cs="Arial"/>
          <w:lang w:eastAsia="ar-SA"/>
        </w:rPr>
        <w:t>FONTE: Autor.</w:t>
      </w:r>
    </w:p>
    <w:p w14:paraId="676B9F16" w14:textId="77777777" w:rsidR="00695897" w:rsidRPr="00F03502" w:rsidRDefault="00695897" w:rsidP="004C03C7">
      <w:pPr>
        <w:rPr>
          <w:rFonts w:ascii="Arial" w:hAnsi="Arial" w:cs="Arial"/>
          <w:lang w:eastAsia="ar-SA"/>
        </w:rPr>
      </w:pPr>
    </w:p>
    <w:p w14:paraId="25C48C12" w14:textId="75CC2779" w:rsidR="004C5BF1" w:rsidRPr="00F03502" w:rsidRDefault="004C5BF1" w:rsidP="000945DA">
      <w:pPr>
        <w:pStyle w:val="Ttulo2"/>
      </w:pPr>
      <w:bookmarkStart w:id="36" w:name="_Toc493017075"/>
      <w:r w:rsidRPr="00F03502">
        <w:t>JAVA</w:t>
      </w:r>
      <w:bookmarkEnd w:id="36"/>
    </w:p>
    <w:p w14:paraId="35CCB2D2" w14:textId="77777777" w:rsidR="004C5BF1" w:rsidRPr="00F03502" w:rsidRDefault="004C5BF1" w:rsidP="004C5BF1">
      <w:pPr>
        <w:pStyle w:val="Remissivo2"/>
        <w:spacing w:line="360" w:lineRule="auto"/>
        <w:jc w:val="both"/>
      </w:pPr>
      <w:r w:rsidRPr="00F03502">
        <w:t xml:space="preserve">De acordo Perry (2016), Java é uma linguagem de programação que deriva da linguagem C e que se baseia no conceito de programação orientado a objeto.  Este conceito é responsável pela aproximação da implementação do código ao mundo real, reuso e manutenibilidade. </w:t>
      </w:r>
    </w:p>
    <w:p w14:paraId="659E03FE" w14:textId="2457C1F1" w:rsidR="004C5BF1" w:rsidRPr="00F03502" w:rsidRDefault="004C5BF1" w:rsidP="00BA3461">
      <w:pPr>
        <w:pStyle w:val="Remissivo2"/>
        <w:spacing w:line="360" w:lineRule="auto"/>
        <w:jc w:val="both"/>
      </w:pPr>
      <w:r w:rsidRPr="00F03502">
        <w:t xml:space="preserve">O produto será desenvolvido em o Java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sidRPr="00F03502">
        <w:rPr>
          <w:color w:val="000000" w:themeColor="text1"/>
        </w:rPr>
        <w:t>2008</w:t>
      </w:r>
      <w:r w:rsidRPr="00F03502">
        <w:t xml:space="preserve">), o que garante flexibilidade durante a escolha da plataforma e também para alteração da mesma caso necessário. </w:t>
      </w:r>
    </w:p>
    <w:p w14:paraId="55B81028" w14:textId="5752A1EB" w:rsidR="00BA3461" w:rsidRPr="00F03502" w:rsidRDefault="00BA3461" w:rsidP="00BA3461">
      <w:pPr>
        <w:rPr>
          <w:rFonts w:ascii="Arial" w:hAnsi="Arial" w:cs="Arial"/>
          <w:lang w:eastAsia="ar-SA"/>
        </w:rPr>
      </w:pPr>
    </w:p>
    <w:p w14:paraId="181A97F4" w14:textId="77777777" w:rsidR="00347782" w:rsidRPr="00F03502" w:rsidRDefault="00347782" w:rsidP="00BA3461">
      <w:pPr>
        <w:rPr>
          <w:rFonts w:ascii="Arial" w:hAnsi="Arial" w:cs="Arial"/>
          <w:lang w:eastAsia="ar-SA"/>
        </w:rPr>
      </w:pPr>
    </w:p>
    <w:p w14:paraId="23ACD868" w14:textId="29D39D28" w:rsidR="004C03C7" w:rsidRPr="00F03502" w:rsidRDefault="004C5BF1" w:rsidP="000945DA">
      <w:pPr>
        <w:pStyle w:val="Ttulo2"/>
      </w:pPr>
      <w:bookmarkStart w:id="37" w:name="_Toc493017076"/>
      <w:r w:rsidRPr="00F03502">
        <w:lastRenderedPageBreak/>
        <w:t>MYSQL</w:t>
      </w:r>
      <w:bookmarkEnd w:id="37"/>
    </w:p>
    <w:p w14:paraId="3206C853" w14:textId="251F6FDE" w:rsidR="004C5BF1" w:rsidRPr="00F03502" w:rsidRDefault="004C5BF1" w:rsidP="004C5BF1">
      <w:pPr>
        <w:ind w:firstLine="708"/>
        <w:jc w:val="both"/>
        <w:rPr>
          <w:rFonts w:ascii="Arial" w:hAnsi="Arial" w:cs="Arial"/>
          <w:i/>
          <w:sz w:val="24"/>
          <w:szCs w:val="24"/>
          <w:lang w:eastAsia="ar-SA"/>
        </w:rPr>
      </w:pPr>
      <w:r w:rsidRPr="00F03502">
        <w:rPr>
          <w:rFonts w:ascii="Arial" w:hAnsi="Arial" w:cs="Arial"/>
          <w:sz w:val="24"/>
          <w:szCs w:val="24"/>
          <w:lang w:eastAsia="ar-SA"/>
        </w:rPr>
        <w:t xml:space="preserve">O MySQL é um </w:t>
      </w:r>
      <w:r w:rsidR="00D13B39" w:rsidRPr="00F03502">
        <w:rPr>
          <w:rFonts w:ascii="Arial" w:hAnsi="Arial" w:cs="Arial"/>
          <w:sz w:val="24"/>
          <w:szCs w:val="24"/>
          <w:lang w:eastAsia="ar-SA"/>
        </w:rPr>
        <w:t>Sistema de Gerenciamento de Banco de Dados (</w:t>
      </w:r>
      <w:r w:rsidR="00347782" w:rsidRPr="00F03502">
        <w:rPr>
          <w:rFonts w:ascii="Arial" w:hAnsi="Arial" w:cs="Arial"/>
          <w:sz w:val="24"/>
          <w:szCs w:val="24"/>
          <w:lang w:eastAsia="ar-SA"/>
        </w:rPr>
        <w:t>SGBD) de</w:t>
      </w:r>
      <w:r w:rsidR="00D13B39" w:rsidRPr="00F03502">
        <w:rPr>
          <w:rFonts w:ascii="Arial" w:hAnsi="Arial" w:cs="Arial"/>
          <w:sz w:val="24"/>
          <w:szCs w:val="24"/>
          <w:lang w:eastAsia="ar-SA"/>
        </w:rPr>
        <w:t xml:space="preserve"> alta compatibilidade, pois funciona em diversas plataformas </w:t>
      </w:r>
      <w:r w:rsidRPr="00F03502">
        <w:rPr>
          <w:rFonts w:ascii="Arial" w:hAnsi="Arial" w:cs="Arial"/>
          <w:sz w:val="24"/>
          <w:szCs w:val="24"/>
          <w:lang w:eastAsia="ar-SA"/>
        </w:rPr>
        <w:t xml:space="preserve">e tem a linguagem SQL como padrão além de ser </w:t>
      </w:r>
      <w:r w:rsidRPr="00F03502">
        <w:rPr>
          <w:rFonts w:ascii="Arial" w:hAnsi="Arial" w:cs="Arial"/>
          <w:i/>
          <w:sz w:val="24"/>
          <w:szCs w:val="24"/>
          <w:lang w:eastAsia="ar-SA"/>
        </w:rPr>
        <w:t>open source</w:t>
      </w:r>
      <w:r w:rsidR="00347782" w:rsidRPr="00F03502">
        <w:rPr>
          <w:rFonts w:ascii="Arial" w:hAnsi="Arial" w:cs="Arial"/>
          <w:i/>
          <w:sz w:val="24"/>
          <w:szCs w:val="24"/>
          <w:lang w:eastAsia="ar-SA"/>
        </w:rPr>
        <w:t xml:space="preserve">, </w:t>
      </w:r>
      <w:r w:rsidR="00347782" w:rsidRPr="00F03502">
        <w:rPr>
          <w:rFonts w:ascii="Arial" w:hAnsi="Arial" w:cs="Arial"/>
          <w:sz w:val="24"/>
          <w:szCs w:val="24"/>
          <w:lang w:eastAsia="ar-SA"/>
        </w:rPr>
        <w:t xml:space="preserve">ou seja, </w:t>
      </w:r>
      <w:r w:rsidR="00D13B39" w:rsidRPr="00F03502">
        <w:rPr>
          <w:rFonts w:ascii="Arial" w:hAnsi="Arial" w:cs="Arial"/>
          <w:sz w:val="24"/>
          <w:szCs w:val="24"/>
          <w:lang w:eastAsia="ar-SA"/>
        </w:rPr>
        <w:t xml:space="preserve">é um </w:t>
      </w:r>
      <w:r w:rsidRPr="00F03502">
        <w:rPr>
          <w:rFonts w:ascii="Arial" w:hAnsi="Arial" w:cs="Arial"/>
          <w:i/>
          <w:sz w:val="24"/>
          <w:szCs w:val="24"/>
          <w:lang w:eastAsia="ar-SA"/>
        </w:rPr>
        <w:t>software</w:t>
      </w:r>
      <w:r w:rsidRPr="00F03502">
        <w:rPr>
          <w:rFonts w:ascii="Arial" w:hAnsi="Arial" w:cs="Arial"/>
          <w:sz w:val="24"/>
          <w:szCs w:val="24"/>
          <w:lang w:eastAsia="ar-SA"/>
        </w:rPr>
        <w:t xml:space="preserve"> </w:t>
      </w:r>
      <w:r w:rsidR="00D13B39" w:rsidRPr="00F03502">
        <w:rPr>
          <w:rFonts w:ascii="Arial" w:hAnsi="Arial" w:cs="Arial"/>
          <w:sz w:val="24"/>
          <w:szCs w:val="24"/>
          <w:lang w:eastAsia="ar-SA"/>
        </w:rPr>
        <w:t xml:space="preserve">de </w:t>
      </w:r>
      <w:r w:rsidRPr="00F03502">
        <w:rPr>
          <w:rFonts w:ascii="Arial" w:hAnsi="Arial" w:cs="Arial"/>
          <w:sz w:val="24"/>
          <w:szCs w:val="24"/>
          <w:lang w:eastAsia="ar-SA"/>
        </w:rPr>
        <w:t xml:space="preserve">código aberto (Neves e Ruas, </w:t>
      </w:r>
      <w:r w:rsidR="00347782" w:rsidRPr="00F03502">
        <w:rPr>
          <w:rFonts w:ascii="Arial" w:hAnsi="Arial" w:cs="Arial"/>
          <w:sz w:val="24"/>
          <w:szCs w:val="24"/>
          <w:lang w:eastAsia="ar-SA"/>
        </w:rPr>
        <w:t xml:space="preserve">p. 25, </w:t>
      </w:r>
      <w:r w:rsidRPr="00F03502">
        <w:rPr>
          <w:rFonts w:ascii="Arial" w:hAnsi="Arial" w:cs="Arial"/>
          <w:sz w:val="24"/>
          <w:szCs w:val="24"/>
          <w:lang w:eastAsia="ar-SA"/>
        </w:rPr>
        <w:t xml:space="preserve">2005). De acordo com Moraes (2015), o </w:t>
      </w:r>
      <w:r w:rsidR="00D13B39" w:rsidRPr="00F03502">
        <w:rPr>
          <w:rFonts w:ascii="Arial" w:hAnsi="Arial" w:cs="Arial"/>
          <w:sz w:val="24"/>
          <w:szCs w:val="24"/>
          <w:lang w:eastAsia="ar-SA"/>
        </w:rPr>
        <w:t xml:space="preserve">mesmo </w:t>
      </w:r>
      <w:r w:rsidRPr="00F03502">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F03502">
        <w:rPr>
          <w:rFonts w:ascii="Arial" w:hAnsi="Arial" w:cs="Arial"/>
          <w:i/>
          <w:sz w:val="24"/>
          <w:szCs w:val="24"/>
          <w:lang w:eastAsia="ar-SA"/>
        </w:rPr>
        <w:t>firewall.</w:t>
      </w:r>
      <w:r w:rsidR="00D13B39" w:rsidRPr="00F03502">
        <w:rPr>
          <w:rFonts w:ascii="Arial" w:hAnsi="Arial" w:cs="Arial"/>
          <w:i/>
          <w:sz w:val="24"/>
          <w:szCs w:val="24"/>
          <w:lang w:eastAsia="ar-SA"/>
        </w:rPr>
        <w:t xml:space="preserve"> </w:t>
      </w:r>
    </w:p>
    <w:p w14:paraId="731C313A" w14:textId="5A9D2074" w:rsidR="00DB49D7" w:rsidRPr="00F03502" w:rsidRDefault="00D13B39" w:rsidP="00EC07B3">
      <w:pPr>
        <w:ind w:firstLine="708"/>
        <w:jc w:val="both"/>
        <w:rPr>
          <w:rFonts w:ascii="Arial" w:hAnsi="Arial" w:cs="Arial"/>
          <w:sz w:val="24"/>
          <w:szCs w:val="24"/>
          <w:lang w:eastAsia="ar-SA"/>
        </w:rPr>
      </w:pPr>
      <w:r w:rsidRPr="00F03502">
        <w:rPr>
          <w:rFonts w:ascii="Arial" w:hAnsi="Arial" w:cs="Arial"/>
          <w:sz w:val="24"/>
          <w:szCs w:val="24"/>
          <w:lang w:eastAsia="ar-SA"/>
        </w:rPr>
        <w:t xml:space="preserve">Os papeis </w:t>
      </w:r>
      <w:r w:rsidR="004C5BF1" w:rsidRPr="00F03502">
        <w:rPr>
          <w:rFonts w:ascii="Arial" w:hAnsi="Arial" w:cs="Arial"/>
          <w:sz w:val="24"/>
          <w:szCs w:val="24"/>
          <w:lang w:eastAsia="ar-SA"/>
        </w:rPr>
        <w:t xml:space="preserve">que o MySQL irá desempenhar </w:t>
      </w:r>
      <w:r w:rsidRPr="00F03502">
        <w:rPr>
          <w:rFonts w:ascii="Arial" w:hAnsi="Arial" w:cs="Arial"/>
          <w:sz w:val="24"/>
          <w:szCs w:val="24"/>
          <w:lang w:eastAsia="ar-SA"/>
        </w:rPr>
        <w:t>no</w:t>
      </w:r>
      <w:r w:rsidR="004C5BF1" w:rsidRPr="00F03502">
        <w:rPr>
          <w:rFonts w:ascii="Arial" w:hAnsi="Arial" w:cs="Arial"/>
          <w:sz w:val="24"/>
          <w:szCs w:val="24"/>
          <w:lang w:eastAsia="ar-SA"/>
        </w:rPr>
        <w:t xml:space="preserve"> produto </w:t>
      </w:r>
      <w:commentRangeStart w:id="38"/>
      <w:r w:rsidRPr="00F03502">
        <w:rPr>
          <w:rFonts w:ascii="Arial" w:hAnsi="Arial" w:cs="Arial"/>
          <w:sz w:val="24"/>
          <w:szCs w:val="24"/>
          <w:lang w:eastAsia="ar-SA"/>
        </w:rPr>
        <w:t>será</w:t>
      </w:r>
      <w:commentRangeEnd w:id="38"/>
      <w:r w:rsidR="00F01763">
        <w:rPr>
          <w:rStyle w:val="Refdecomentrio"/>
        </w:rPr>
        <w:commentReference w:id="38"/>
      </w:r>
      <w:r w:rsidRPr="00F03502">
        <w:rPr>
          <w:rFonts w:ascii="Arial" w:hAnsi="Arial" w:cs="Arial"/>
          <w:sz w:val="24"/>
          <w:szCs w:val="24"/>
          <w:lang w:eastAsia="ar-SA"/>
        </w:rPr>
        <w:t xml:space="preserve"> o de </w:t>
      </w:r>
      <w:r w:rsidR="004C5BF1" w:rsidRPr="00F03502">
        <w:rPr>
          <w:rFonts w:ascii="Arial" w:hAnsi="Arial" w:cs="Arial"/>
          <w:sz w:val="24"/>
          <w:szCs w:val="24"/>
          <w:lang w:eastAsia="ar-SA"/>
        </w:rPr>
        <w:t xml:space="preserve">armazenamento </w:t>
      </w:r>
      <w:r w:rsidRPr="00F03502">
        <w:rPr>
          <w:rFonts w:ascii="Arial" w:hAnsi="Arial" w:cs="Arial"/>
          <w:sz w:val="24"/>
          <w:szCs w:val="24"/>
          <w:lang w:eastAsia="ar-SA"/>
        </w:rPr>
        <w:t>e</w:t>
      </w:r>
      <w:r w:rsidR="004C5BF1" w:rsidRPr="00F03502">
        <w:rPr>
          <w:rFonts w:ascii="Arial" w:hAnsi="Arial" w:cs="Arial"/>
          <w:sz w:val="24"/>
          <w:szCs w:val="24"/>
          <w:lang w:eastAsia="ar-SA"/>
        </w:rPr>
        <w:t xml:space="preserve"> </w:t>
      </w:r>
      <w:r w:rsidRPr="00F03502">
        <w:rPr>
          <w:rFonts w:ascii="Arial" w:hAnsi="Arial" w:cs="Arial"/>
          <w:sz w:val="24"/>
          <w:szCs w:val="24"/>
          <w:lang w:eastAsia="ar-SA"/>
        </w:rPr>
        <w:t>persistência</w:t>
      </w:r>
      <w:r w:rsidR="004C5BF1" w:rsidRPr="00F03502">
        <w:rPr>
          <w:rFonts w:ascii="Arial" w:hAnsi="Arial" w:cs="Arial"/>
          <w:sz w:val="24"/>
          <w:szCs w:val="24"/>
          <w:lang w:eastAsia="ar-SA"/>
        </w:rPr>
        <w:t xml:space="preserve"> </w:t>
      </w:r>
      <w:r w:rsidRPr="00F03502">
        <w:rPr>
          <w:rFonts w:ascii="Arial" w:hAnsi="Arial" w:cs="Arial"/>
          <w:sz w:val="24"/>
          <w:szCs w:val="24"/>
          <w:lang w:eastAsia="ar-SA"/>
        </w:rPr>
        <w:t>de</w:t>
      </w:r>
      <w:r w:rsidR="004C5BF1" w:rsidRPr="00F03502">
        <w:rPr>
          <w:rFonts w:ascii="Arial" w:hAnsi="Arial" w:cs="Arial"/>
          <w:sz w:val="24"/>
          <w:szCs w:val="24"/>
          <w:lang w:eastAsia="ar-SA"/>
        </w:rPr>
        <w:t xml:space="preserve"> dados, ou seja, </w:t>
      </w:r>
      <w:r w:rsidRPr="00F03502">
        <w:rPr>
          <w:rFonts w:ascii="Arial" w:hAnsi="Arial" w:cs="Arial"/>
          <w:sz w:val="24"/>
          <w:szCs w:val="24"/>
          <w:lang w:eastAsia="ar-SA"/>
        </w:rPr>
        <w:t xml:space="preserve">deverá </w:t>
      </w:r>
      <w:r w:rsidR="004C5BF1" w:rsidRPr="00F03502">
        <w:rPr>
          <w:rFonts w:ascii="Arial" w:hAnsi="Arial" w:cs="Arial"/>
          <w:sz w:val="24"/>
          <w:szCs w:val="24"/>
          <w:lang w:eastAsia="ar-SA"/>
        </w:rPr>
        <w:t>permitir a alteraç</w:t>
      </w:r>
      <w:r w:rsidRPr="00F03502">
        <w:rPr>
          <w:rFonts w:ascii="Arial" w:hAnsi="Arial" w:cs="Arial"/>
          <w:sz w:val="24"/>
          <w:szCs w:val="24"/>
          <w:lang w:eastAsia="ar-SA"/>
        </w:rPr>
        <w:t xml:space="preserve">ão, exclusão e a adição dados através da camada de negócio de </w:t>
      </w:r>
      <w:r w:rsidRPr="00F03502">
        <w:rPr>
          <w:rFonts w:ascii="Arial" w:hAnsi="Arial" w:cs="Arial"/>
          <w:i/>
          <w:sz w:val="24"/>
          <w:szCs w:val="24"/>
          <w:lang w:eastAsia="ar-SA"/>
        </w:rPr>
        <w:t>software</w:t>
      </w:r>
      <w:r w:rsidRPr="00F03502">
        <w:rPr>
          <w:rFonts w:ascii="Arial" w:hAnsi="Arial" w:cs="Arial"/>
          <w:sz w:val="24"/>
          <w:szCs w:val="24"/>
          <w:lang w:eastAsia="ar-SA"/>
        </w:rPr>
        <w:t>.</w:t>
      </w:r>
    </w:p>
    <w:p w14:paraId="3595FFCB" w14:textId="1B963BAF" w:rsidR="00105ED9" w:rsidRPr="00F03502" w:rsidRDefault="00105ED9" w:rsidP="000945DA">
      <w:pPr>
        <w:pStyle w:val="Ttulo2"/>
      </w:pPr>
      <w:bookmarkStart w:id="39" w:name="_Toc493017077"/>
      <w:r w:rsidRPr="00F03502">
        <w:t>SOA</w:t>
      </w:r>
      <w:bookmarkEnd w:id="39"/>
    </w:p>
    <w:p w14:paraId="5682D4F4" w14:textId="77777777" w:rsidR="00105ED9" w:rsidRPr="00F03502" w:rsidRDefault="00105ED9" w:rsidP="00105ED9">
      <w:pPr>
        <w:keepNext/>
        <w:spacing w:line="360" w:lineRule="auto"/>
        <w:ind w:firstLine="360"/>
        <w:jc w:val="both"/>
        <w:rPr>
          <w:rFonts w:ascii="Arial" w:hAnsi="Arial" w:cs="Arial"/>
          <w:sz w:val="24"/>
        </w:rPr>
      </w:pPr>
      <w:r w:rsidRPr="00F03502">
        <w:rPr>
          <w:rFonts w:ascii="Arial" w:hAnsi="Arial" w:cs="Arial"/>
          <w:sz w:val="24"/>
        </w:rPr>
        <w:t xml:space="preserve">Segundo DIAS (2010), “SOA é uma forma de se projetar uma arquitetura baseada na composição de serviços interoperáveis e reutilizáveis”. Utilizando como base a figura 3, a mesma mostra os principais elementos de um SOA, o fornecedor do serviço é aquele que possui o </w:t>
      </w:r>
      <w:commentRangeStart w:id="40"/>
      <w:r w:rsidRPr="00F03502">
        <w:rPr>
          <w:rFonts w:ascii="Arial" w:hAnsi="Arial" w:cs="Arial"/>
          <w:sz w:val="24"/>
        </w:rPr>
        <w:t xml:space="preserve">dominio </w:t>
      </w:r>
      <w:commentRangeEnd w:id="40"/>
      <w:r w:rsidR="0032092C">
        <w:rPr>
          <w:rStyle w:val="Refdecomentrio"/>
        </w:rPr>
        <w:commentReference w:id="40"/>
      </w:r>
      <w:r w:rsidRPr="00F03502">
        <w:rPr>
          <w:rFonts w:ascii="Arial" w:hAnsi="Arial" w:cs="Arial"/>
          <w:sz w:val="24"/>
        </w:rPr>
        <w:t>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Pr="00F03502" w:rsidRDefault="00105ED9" w:rsidP="00105ED9">
      <w:pPr>
        <w:keepNext/>
        <w:ind w:firstLine="360"/>
        <w:rPr>
          <w:rFonts w:ascii="Arial" w:hAnsi="Arial" w:cs="Arial"/>
          <w:sz w:val="24"/>
        </w:rPr>
      </w:pPr>
    </w:p>
    <w:p w14:paraId="27F8E17B" w14:textId="6DBF80C8" w:rsidR="00105ED9" w:rsidRPr="00F03502" w:rsidRDefault="00105ED9" w:rsidP="003F0818">
      <w:pPr>
        <w:keepNext/>
        <w:ind w:firstLine="360"/>
        <w:jc w:val="center"/>
        <w:rPr>
          <w:rFonts w:ascii="Arial" w:hAnsi="Arial" w:cs="Arial"/>
          <w:sz w:val="24"/>
        </w:rPr>
      </w:pPr>
      <w:r w:rsidRPr="00F03502">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4">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0CA6791E" w:rsidR="00105ED9" w:rsidRPr="00F03502" w:rsidRDefault="003F0818" w:rsidP="003F0818">
      <w:pPr>
        <w:pStyle w:val="Legenda"/>
        <w:ind w:left="1416"/>
      </w:pPr>
      <w:bookmarkStart w:id="41" w:name="_Toc491170104"/>
      <w:r w:rsidRPr="00F03502">
        <w:t xml:space="preserve">     </w:t>
      </w:r>
      <w:bookmarkStart w:id="42" w:name="_Toc493017143"/>
      <w:r w:rsidR="00105ED9" w:rsidRPr="00F03502">
        <w:t xml:space="preserve">Figura </w:t>
      </w:r>
      <w:fldSimple w:instr=" SEQ Figura \* ARABIC ">
        <w:r w:rsidR="00EA1B22">
          <w:rPr>
            <w:noProof/>
          </w:rPr>
          <w:t>3</w:t>
        </w:r>
      </w:fldSimple>
      <w:r w:rsidR="00105ED9" w:rsidRPr="00F03502">
        <w:t xml:space="preserve"> – Elementos de uma SOA</w:t>
      </w:r>
      <w:bookmarkEnd w:id="41"/>
      <w:bookmarkEnd w:id="42"/>
    </w:p>
    <w:p w14:paraId="7DECB725" w14:textId="32B3A352" w:rsidR="003F0818" w:rsidRPr="00F03502" w:rsidRDefault="003F0818" w:rsidP="003F0818">
      <w:pPr>
        <w:rPr>
          <w:rFonts w:ascii="Arial" w:hAnsi="Arial" w:cs="Arial"/>
          <w:lang w:eastAsia="ar-SA"/>
        </w:rPr>
      </w:pPr>
      <w:r w:rsidRPr="00F03502">
        <w:rPr>
          <w:rFonts w:ascii="Arial" w:hAnsi="Arial" w:cs="Arial"/>
          <w:lang w:eastAsia="ar-SA"/>
        </w:rPr>
        <w:tab/>
      </w:r>
      <w:r w:rsidRPr="00F03502">
        <w:rPr>
          <w:rFonts w:ascii="Arial" w:hAnsi="Arial" w:cs="Arial"/>
          <w:lang w:eastAsia="ar-SA"/>
        </w:rPr>
        <w:tab/>
        <w:t xml:space="preserve">      FONTE: Autor.</w:t>
      </w:r>
    </w:p>
    <w:p w14:paraId="38C2A257" w14:textId="337E3DBF" w:rsidR="003F0818" w:rsidRPr="00F03502" w:rsidRDefault="003F0818" w:rsidP="003F0818">
      <w:pPr>
        <w:rPr>
          <w:rFonts w:ascii="Arial" w:hAnsi="Arial" w:cs="Arial"/>
          <w:lang w:eastAsia="ar-SA"/>
        </w:rPr>
      </w:pPr>
    </w:p>
    <w:p w14:paraId="18ED7748" w14:textId="77777777" w:rsidR="00105ED9" w:rsidRPr="00F03502" w:rsidRDefault="00105ED9" w:rsidP="00105ED9">
      <w:pPr>
        <w:ind w:firstLine="360"/>
        <w:jc w:val="center"/>
        <w:rPr>
          <w:rFonts w:ascii="Arial" w:hAnsi="Arial" w:cs="Arial"/>
          <w:sz w:val="24"/>
        </w:rPr>
      </w:pPr>
    </w:p>
    <w:p w14:paraId="6905BEEC" w14:textId="5D7E4F3E" w:rsidR="00105ED9" w:rsidRPr="00F03502" w:rsidRDefault="00316708" w:rsidP="00105ED9">
      <w:pPr>
        <w:spacing w:line="360" w:lineRule="auto"/>
        <w:ind w:firstLine="360"/>
        <w:jc w:val="both"/>
        <w:rPr>
          <w:rFonts w:ascii="Arial" w:hAnsi="Arial" w:cs="Arial"/>
          <w:sz w:val="24"/>
        </w:rPr>
      </w:pPr>
      <w:commentRangeStart w:id="43"/>
      <w:r w:rsidRPr="00F03502">
        <w:rPr>
          <w:rFonts w:ascii="Arial" w:hAnsi="Arial" w:cs="Arial"/>
          <w:sz w:val="24"/>
        </w:rPr>
        <w:lastRenderedPageBreak/>
        <w:t xml:space="preserve">Nosso </w:t>
      </w:r>
      <w:r w:rsidR="00105ED9" w:rsidRPr="00F03502">
        <w:rPr>
          <w:rFonts w:ascii="Arial" w:hAnsi="Arial" w:cs="Arial"/>
          <w:sz w:val="24"/>
        </w:rPr>
        <w:t xml:space="preserve">projeto </w:t>
      </w:r>
      <w:r w:rsidRPr="00F03502">
        <w:rPr>
          <w:rFonts w:ascii="Arial" w:hAnsi="Arial" w:cs="Arial"/>
          <w:sz w:val="24"/>
        </w:rPr>
        <w:t>obedecemos</w:t>
      </w:r>
      <w:r w:rsidR="00105ED9" w:rsidRPr="00F03502">
        <w:rPr>
          <w:rFonts w:ascii="Arial" w:hAnsi="Arial" w:cs="Arial"/>
          <w:sz w:val="24"/>
        </w:rPr>
        <w:t xml:space="preserve"> a arquitetura de SOA</w:t>
      </w:r>
      <w:commentRangeEnd w:id="43"/>
      <w:r w:rsidR="0032092C">
        <w:rPr>
          <w:rStyle w:val="Refdecomentrio"/>
        </w:rPr>
        <w:commentReference w:id="43"/>
      </w:r>
      <w:r w:rsidR="00105ED9" w:rsidRPr="00F03502">
        <w:rPr>
          <w:rFonts w:ascii="Arial" w:hAnsi="Arial" w:cs="Arial"/>
          <w:sz w:val="24"/>
        </w:rPr>
        <w:t xml:space="preserve"> por seus benefícios como baixo acoplamento e a reutilização de código. Possibilitando futuramente</w:t>
      </w:r>
      <w:commentRangeStart w:id="44"/>
      <w:r w:rsidR="00105ED9" w:rsidRPr="00F03502">
        <w:rPr>
          <w:rFonts w:ascii="Arial" w:hAnsi="Arial" w:cs="Arial"/>
          <w:sz w:val="24"/>
        </w:rPr>
        <w:t xml:space="preserve"> </w:t>
      </w:r>
      <w:commentRangeEnd w:id="44"/>
      <w:r w:rsidR="0032092C">
        <w:rPr>
          <w:rStyle w:val="Refdecomentrio"/>
        </w:rPr>
        <w:commentReference w:id="44"/>
      </w:r>
      <w:r w:rsidR="00105ED9" w:rsidRPr="00F03502">
        <w:rPr>
          <w:rFonts w:ascii="Arial" w:hAnsi="Arial" w:cs="Arial"/>
          <w:sz w:val="24"/>
        </w:rPr>
        <w:t xml:space="preserve"> a </w:t>
      </w:r>
      <w:commentRangeStart w:id="45"/>
      <w:r w:rsidR="00105ED9" w:rsidRPr="00F03502">
        <w:rPr>
          <w:rFonts w:ascii="Arial" w:hAnsi="Arial" w:cs="Arial"/>
          <w:sz w:val="24"/>
        </w:rPr>
        <w:t xml:space="preserve">facil </w:t>
      </w:r>
      <w:commentRangeEnd w:id="45"/>
      <w:r w:rsidR="0032092C">
        <w:rPr>
          <w:rStyle w:val="Refdecomentrio"/>
        </w:rPr>
        <w:commentReference w:id="45"/>
      </w:r>
      <w:r w:rsidR="00105ED9" w:rsidRPr="00F03502">
        <w:rPr>
          <w:rFonts w:ascii="Arial" w:hAnsi="Arial" w:cs="Arial"/>
          <w:sz w:val="24"/>
        </w:rPr>
        <w:t>integração de outros serviços no produto.</w:t>
      </w:r>
    </w:p>
    <w:p w14:paraId="1E9ADCE3" w14:textId="186A16E0" w:rsidR="00105ED9" w:rsidRPr="00F03502" w:rsidRDefault="00105ED9" w:rsidP="000945DA">
      <w:pPr>
        <w:pStyle w:val="Ttulo2"/>
      </w:pPr>
      <w:bookmarkStart w:id="46" w:name="_Toc493017078"/>
      <w:r w:rsidRPr="00F03502">
        <w:t>ANGULARJS</w:t>
      </w:r>
      <w:bookmarkEnd w:id="46"/>
    </w:p>
    <w:p w14:paraId="3618B7CC" w14:textId="77777777" w:rsidR="00105ED9" w:rsidRPr="00F03502" w:rsidRDefault="00105ED9" w:rsidP="00105ED9">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Angular é uma estrutura para criar aplicativos em HTML e JavaScript. O </w:t>
      </w:r>
      <w:r w:rsidRPr="00F03502">
        <w:rPr>
          <w:rFonts w:ascii="Arial" w:hAnsi="Arial" w:cs="Arial"/>
          <w:i/>
          <w:color w:val="212121"/>
          <w:sz w:val="24"/>
          <w:szCs w:val="24"/>
          <w:shd w:val="clear" w:color="auto" w:fill="FFFFFF"/>
        </w:rPr>
        <w:t>framework</w:t>
      </w:r>
      <w:r w:rsidRPr="00F03502">
        <w:rPr>
          <w:rFonts w:ascii="Arial" w:hAnsi="Arial" w:cs="Arial"/>
          <w:color w:val="212121"/>
          <w:sz w:val="24"/>
          <w:szCs w:val="24"/>
          <w:shd w:val="clear" w:color="auto" w:fill="FFFFFF"/>
        </w:rPr>
        <w:t xml:space="preserve"> consiste em várias bibliotecas, algumas delas básicas e algumas opcionais. Com o angular é escrito aplicativos compondo modelos HTML com marcação </w:t>
      </w:r>
      <w:commentRangeStart w:id="47"/>
      <w:r w:rsidRPr="00F03502">
        <w:rPr>
          <w:rFonts w:ascii="Arial" w:hAnsi="Arial" w:cs="Arial"/>
          <w:color w:val="212121"/>
          <w:sz w:val="24"/>
          <w:szCs w:val="24"/>
          <w:shd w:val="clear" w:color="auto" w:fill="FFFFFF"/>
        </w:rPr>
        <w:t>angularizada</w:t>
      </w:r>
      <w:commentRangeEnd w:id="47"/>
      <w:r w:rsidR="0032092C">
        <w:rPr>
          <w:rStyle w:val="Refdecomentrio"/>
        </w:rPr>
        <w:commentReference w:id="47"/>
      </w:r>
      <w:r w:rsidRPr="00F03502">
        <w:rPr>
          <w:rFonts w:ascii="Arial" w:hAnsi="Arial" w:cs="Arial"/>
          <w:color w:val="212121"/>
          <w:sz w:val="24"/>
          <w:szCs w:val="24"/>
          <w:shd w:val="clear" w:color="auto" w:fill="FFFFFF"/>
        </w:rPr>
        <w:t>, escreve também classes de componentes para gerenciar esses modelos, adiciona lógica de aplicativos em serviços, componentes e serviços de boxe em módulos (ANGULAR, 2010).</w:t>
      </w:r>
    </w:p>
    <w:p w14:paraId="7A5EBD30" w14:textId="7F4B476E" w:rsidR="00105ED9" w:rsidRPr="00F03502" w:rsidRDefault="00105ED9" w:rsidP="00EC07B3">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 Está linguagem contempla o </w:t>
      </w:r>
      <w:commentRangeStart w:id="48"/>
      <w:r w:rsidRPr="00F03502">
        <w:rPr>
          <w:rFonts w:ascii="Arial" w:hAnsi="Arial" w:cs="Arial"/>
          <w:color w:val="212121"/>
          <w:sz w:val="24"/>
          <w:szCs w:val="24"/>
          <w:shd w:val="clear" w:color="auto" w:fill="FFFFFF"/>
        </w:rPr>
        <w:t xml:space="preserve">front-end </w:t>
      </w:r>
      <w:commentRangeEnd w:id="48"/>
      <w:r w:rsidR="0032092C">
        <w:rPr>
          <w:rStyle w:val="Refdecomentrio"/>
        </w:rPr>
        <w:commentReference w:id="48"/>
      </w:r>
      <w:r w:rsidRPr="00F03502">
        <w:rPr>
          <w:rFonts w:ascii="Arial" w:hAnsi="Arial" w:cs="Arial"/>
          <w:color w:val="212121"/>
          <w:sz w:val="24"/>
          <w:szCs w:val="24"/>
          <w:shd w:val="clear" w:color="auto" w:fill="FFFFFF"/>
        </w:rPr>
        <w:t>da aplicação, que recebe e responde os dados em formato JSON pelo Rest para a API em java.</w:t>
      </w:r>
    </w:p>
    <w:p w14:paraId="77C6CD41" w14:textId="266E7723" w:rsidR="00105ED9" w:rsidRPr="00F03502" w:rsidRDefault="00105ED9" w:rsidP="000945DA">
      <w:pPr>
        <w:pStyle w:val="Ttulo2"/>
      </w:pPr>
      <w:bookmarkStart w:id="49" w:name="_Toc493017079"/>
      <w:r w:rsidRPr="00F03502">
        <w:t>COMPUTAÇÃO EM NUVEM</w:t>
      </w:r>
      <w:bookmarkEnd w:id="49"/>
    </w:p>
    <w:p w14:paraId="20BD23DC"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F03502">
        <w:rPr>
          <w:rFonts w:ascii="Arial" w:hAnsi="Arial" w:cs="Arial"/>
          <w:color w:val="000000" w:themeColor="text1"/>
          <w:sz w:val="24"/>
          <w:szCs w:val="24"/>
          <w:shd w:val="clear" w:color="auto" w:fill="FFFFFF"/>
        </w:rPr>
        <w:t xml:space="preserve"> (AMAZOM WEB SERVICES, 2010).</w:t>
      </w:r>
    </w:p>
    <w:p w14:paraId="13158278"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De acordo com Azure (2010), A maioria dos serviços de computação em nuvem se divide em três amplas categorias: IaaS (infraestrutura como serviço), PaaS (plataforma como serviço) e SaaS (software como serviço). </w:t>
      </w:r>
    </w:p>
    <w:p w14:paraId="3B3AFD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usar.”(Azure, 2010).</w:t>
      </w:r>
    </w:p>
    <w:p w14:paraId="61172629"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empresariais habilitados para a nuvem.”</w:t>
      </w:r>
      <w:r w:rsidRPr="00F03502">
        <w:rPr>
          <w:rFonts w:ascii="Arial" w:hAnsi="Arial" w:cs="Arial"/>
          <w:color w:val="000000" w:themeColor="text1"/>
          <w:sz w:val="24"/>
          <w:szCs w:val="23"/>
          <w:shd w:val="clear" w:color="auto" w:fill="FFFFFF"/>
        </w:rPr>
        <w:t xml:space="preserve"> (Azure, 2010).</w:t>
      </w:r>
    </w:p>
    <w:p w14:paraId="501FEE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 (Azure, 2010).</w:t>
      </w:r>
    </w:p>
    <w:p w14:paraId="7408BFE6"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2519F69E" w14:textId="6087DFE3" w:rsidR="00512F49" w:rsidRPr="00F03502" w:rsidRDefault="00512F49" w:rsidP="000945DA">
      <w:pPr>
        <w:pStyle w:val="Ttulo2"/>
        <w:rPr>
          <w:shd w:val="clear" w:color="auto" w:fill="FFFFFF"/>
        </w:rPr>
      </w:pPr>
      <w:bookmarkStart w:id="50" w:name="_Toc493017080"/>
      <w:r w:rsidRPr="00F03502">
        <w:rPr>
          <w:shd w:val="clear" w:color="auto" w:fill="FFFFFF"/>
        </w:rPr>
        <w:t>REST</w:t>
      </w:r>
      <w:bookmarkEnd w:id="50"/>
    </w:p>
    <w:p w14:paraId="1A15710A" w14:textId="77777777" w:rsidR="00512F49" w:rsidRPr="00F03502" w:rsidRDefault="00512F49" w:rsidP="00512F4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De acordo com Kay (2007), define que </w:t>
      </w:r>
      <w:r w:rsidRPr="00F03502">
        <w:rPr>
          <w:rFonts w:ascii="Arial" w:hAnsi="Arial" w:cs="Arial"/>
          <w:i/>
          <w:sz w:val="24"/>
          <w:szCs w:val="24"/>
          <w:lang w:eastAsia="ar-SA"/>
        </w:rPr>
        <w:t>Rest</w:t>
      </w:r>
      <w:r w:rsidRPr="00F03502">
        <w:rPr>
          <w:rFonts w:ascii="Arial" w:hAnsi="Arial" w:cs="Arial"/>
          <w:sz w:val="24"/>
          <w:szCs w:val="24"/>
          <w:lang w:eastAsia="ar-SA"/>
        </w:rPr>
        <w:t xml:space="preserve"> (Representational State Transfer) contém um conjunto de princípios de arquitetura de software em rede com larga escala e protocolos e tecnologias da </w:t>
      </w:r>
      <w:r w:rsidRPr="00F03502">
        <w:rPr>
          <w:rFonts w:ascii="Arial" w:hAnsi="Arial" w:cs="Arial"/>
          <w:i/>
          <w:sz w:val="24"/>
          <w:szCs w:val="24"/>
          <w:lang w:eastAsia="ar-SA"/>
        </w:rPr>
        <w:t>World Wide Web</w:t>
      </w:r>
      <w:r w:rsidRPr="00F03502">
        <w:rPr>
          <w:rFonts w:ascii="Arial" w:hAnsi="Arial" w:cs="Arial"/>
          <w:sz w:val="24"/>
          <w:szCs w:val="24"/>
          <w:lang w:eastAsia="ar-SA"/>
        </w:rPr>
        <w:t xml:space="preserve">. Contudo consiste a criação de um projeto com interfaces bem definidas permitindo que aplicações se comunique, pois modelam o projeto com princípios, regras e </w:t>
      </w:r>
      <w:commentRangeStart w:id="51"/>
      <w:r w:rsidRPr="00F03502">
        <w:rPr>
          <w:rFonts w:ascii="Arial" w:hAnsi="Arial" w:cs="Arial"/>
          <w:sz w:val="24"/>
          <w:szCs w:val="24"/>
          <w:lang w:eastAsia="ar-SA"/>
        </w:rPr>
        <w:t>constraints</w:t>
      </w:r>
      <w:commentRangeEnd w:id="51"/>
      <w:r w:rsidR="00D4058C">
        <w:rPr>
          <w:rStyle w:val="Refdecomentrio"/>
        </w:rPr>
        <w:commentReference w:id="51"/>
      </w:r>
      <w:r w:rsidRPr="00F03502">
        <w:rPr>
          <w:rFonts w:ascii="Arial" w:hAnsi="Arial" w:cs="Arial"/>
          <w:sz w:val="24"/>
          <w:szCs w:val="24"/>
          <w:lang w:eastAsia="ar-SA"/>
        </w:rPr>
        <w:t>, segundo Pires (2016).</w:t>
      </w:r>
    </w:p>
    <w:p w14:paraId="57A503C5" w14:textId="439E3ACA" w:rsidR="00512F49" w:rsidRPr="00F03502" w:rsidRDefault="00512F49" w:rsidP="00512F49">
      <w:pPr>
        <w:pStyle w:val="Remissivo2"/>
      </w:pPr>
      <w:commentRangeStart w:id="52"/>
      <w:r w:rsidRPr="00F03502">
        <w:t xml:space="preserve">O </w:t>
      </w:r>
      <w:r w:rsidRPr="00F03502">
        <w:rPr>
          <w:i/>
        </w:rPr>
        <w:t xml:space="preserve">Rest </w:t>
      </w:r>
      <w:r w:rsidRPr="00F03502">
        <w:t xml:space="preserve">será principalmente </w:t>
      </w:r>
      <w:commentRangeStart w:id="53"/>
      <w:r w:rsidRPr="00F03502">
        <w:t xml:space="preserve">utilizado usado </w:t>
      </w:r>
      <w:commentRangeEnd w:id="53"/>
      <w:r w:rsidR="00D4058C">
        <w:rPr>
          <w:rStyle w:val="Refdecomentrio"/>
          <w:rFonts w:ascii="Calibri" w:eastAsia="Calibri" w:hAnsi="Calibri" w:cs="Times New Roman"/>
          <w:lang w:eastAsia="en-US"/>
        </w:rPr>
        <w:commentReference w:id="53"/>
      </w:r>
      <w:r w:rsidRPr="00F03502">
        <w:t xml:space="preserve">para padronizar a aplicação permitindo ter a compatibilidade por qualquer linguagem além do </w:t>
      </w:r>
      <w:commentRangeStart w:id="54"/>
      <w:r w:rsidRPr="00F03502">
        <w:t>java.</w:t>
      </w:r>
      <w:commentRangeEnd w:id="54"/>
      <w:r w:rsidR="00D4058C">
        <w:rPr>
          <w:rStyle w:val="Refdecomentrio"/>
          <w:rFonts w:ascii="Calibri" w:eastAsia="Calibri" w:hAnsi="Calibri" w:cs="Times New Roman"/>
          <w:lang w:eastAsia="en-US"/>
        </w:rPr>
        <w:commentReference w:id="54"/>
      </w:r>
      <w:commentRangeEnd w:id="52"/>
      <w:r w:rsidR="00D4058C">
        <w:rPr>
          <w:rStyle w:val="Refdecomentrio"/>
          <w:rFonts w:ascii="Calibri" w:eastAsia="Calibri" w:hAnsi="Calibri" w:cs="Times New Roman"/>
          <w:lang w:eastAsia="en-US"/>
        </w:rPr>
        <w:commentReference w:id="52"/>
      </w:r>
    </w:p>
    <w:p w14:paraId="168BC678" w14:textId="712D9D96" w:rsidR="00105ED9" w:rsidRPr="00F03502" w:rsidRDefault="00512F49" w:rsidP="000945DA">
      <w:pPr>
        <w:pStyle w:val="Ttulo2"/>
        <w:rPr>
          <w:shd w:val="clear" w:color="auto" w:fill="FFFFFF"/>
        </w:rPr>
      </w:pPr>
      <w:bookmarkStart w:id="55" w:name="_Toc493017081"/>
      <w:r w:rsidRPr="00F03502">
        <w:rPr>
          <w:shd w:val="clear" w:color="auto" w:fill="FFFFFF"/>
        </w:rPr>
        <w:t>TESTE E QUALIDADE DE SOFTWARE</w:t>
      </w:r>
      <w:bookmarkEnd w:id="55"/>
    </w:p>
    <w:p w14:paraId="582DCA31" w14:textId="77777777" w:rsidR="00512F49" w:rsidRPr="00F03502" w:rsidRDefault="00512F49">
      <w:pPr>
        <w:rPr>
          <w:rFonts w:ascii="Arial" w:hAnsi="Arial" w:cs="Arial"/>
          <w:color w:val="424242"/>
          <w:sz w:val="24"/>
          <w:szCs w:val="24"/>
        </w:rPr>
        <w:pPrChange w:id="56" w:author="Andre Pimenta" w:date="2017-09-17T21:28:00Z">
          <w:pPr>
            <w:ind w:firstLine="708"/>
            <w:jc w:val="both"/>
          </w:pPr>
        </w:pPrChange>
      </w:pPr>
      <w:r w:rsidRPr="00F03502">
        <w:rPr>
          <w:rFonts w:ascii="Arial" w:hAnsi="Arial" w:cs="Arial"/>
          <w:sz w:val="24"/>
          <w:szCs w:val="24"/>
        </w:rPr>
        <w:t xml:space="preserve">A qualidade do </w:t>
      </w:r>
      <w:r w:rsidRPr="00F03502">
        <w:rPr>
          <w:rFonts w:ascii="Arial" w:hAnsi="Arial" w:cs="Arial"/>
          <w:i/>
          <w:sz w:val="24"/>
          <w:szCs w:val="24"/>
        </w:rPr>
        <w:t>software</w:t>
      </w:r>
      <w:r w:rsidRPr="00F03502">
        <w:rPr>
          <w:rFonts w:ascii="Arial" w:hAnsi="Arial" w:cs="Arial"/>
          <w:sz w:val="24"/>
          <w:szCs w:val="24"/>
        </w:rPr>
        <w:t xml:space="preserve"> é algo fundamental para todos que buscam criar um novo produto ou prestar um serviço para garantir uma qualidade melhor e mais confiável e competitivo no mercado, segundo o Quezada (2009). O teste do </w:t>
      </w:r>
      <w:r w:rsidRPr="00F03502">
        <w:rPr>
          <w:rFonts w:ascii="Arial" w:hAnsi="Arial" w:cs="Arial"/>
          <w:i/>
          <w:sz w:val="24"/>
          <w:szCs w:val="24"/>
        </w:rPr>
        <w:t>software</w:t>
      </w:r>
      <w:r w:rsidRPr="00F03502">
        <w:rPr>
          <w:rFonts w:ascii="Arial" w:hAnsi="Arial" w:cs="Arial"/>
          <w:sz w:val="24"/>
          <w:szCs w:val="24"/>
        </w:rPr>
        <w:t xml:space="preserve"> é algo indispensável para o desenvolvimento de um software, </w:t>
      </w:r>
      <w:commentRangeStart w:id="57"/>
      <w:r w:rsidRPr="00F03502">
        <w:rPr>
          <w:rFonts w:ascii="Arial" w:hAnsi="Arial" w:cs="Arial"/>
          <w:sz w:val="24"/>
          <w:szCs w:val="24"/>
        </w:rPr>
        <w:t>“</w:t>
      </w:r>
      <w:r w:rsidRPr="00F03502">
        <w:rPr>
          <w:rFonts w:ascii="Arial" w:hAnsi="Arial" w:cs="Arial"/>
          <w:color w:val="424242"/>
          <w:sz w:val="24"/>
          <w:szCs w:val="24"/>
        </w:rPr>
        <w:t>Teste de software é a etapa de controle de qualidade, serve para assegurar que o software está contemplando todas as funcionalidades esperadas e que estas estão funcionando corretamente”.(GREIF, 2013).</w:t>
      </w:r>
    </w:p>
    <w:p w14:paraId="6FB29EF4"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No desenvolvimento será realizados técnicas para realizar os testes no produto, afim de descobrir erros, bugs e falhas e corrigir ao longo da realização do projeto. A seguir as técnicas que será utilizadas:</w:t>
      </w:r>
    </w:p>
    <w:p w14:paraId="3288D8B9"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Teste de Configuração: “</w:t>
      </w:r>
      <w:r w:rsidRPr="00F03502">
        <w:rPr>
          <w:rFonts w:ascii="Arial" w:hAnsi="Arial" w:cs="Arial"/>
          <w:color w:val="4A4A4A"/>
          <w:sz w:val="24"/>
          <w:szCs w:val="24"/>
        </w:rPr>
        <w:t>Testa se o software funciona no hardware a ser instalado.</w:t>
      </w:r>
      <w:r w:rsidRPr="00F03502">
        <w:rPr>
          <w:rFonts w:ascii="Arial" w:hAnsi="Arial" w:cs="Arial"/>
          <w:color w:val="424242"/>
          <w:sz w:val="24"/>
          <w:szCs w:val="24"/>
        </w:rPr>
        <w:t>”(TargetTrust, 2015).</w:t>
      </w:r>
    </w:p>
    <w:p w14:paraId="46EF023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24242"/>
          <w:sz w:val="24"/>
          <w:szCs w:val="24"/>
        </w:rPr>
        <w:t>Teste de Instalação: “</w:t>
      </w:r>
      <w:r w:rsidRPr="00F03502">
        <w:rPr>
          <w:rFonts w:ascii="Arial" w:hAnsi="Arial" w:cs="Arial"/>
          <w:color w:val="4A4A4A"/>
          <w:sz w:val="24"/>
          <w:szCs w:val="24"/>
        </w:rPr>
        <w:t>Testa se o software instala como planejado, em diferentes hardwares e sob diferentes condições, como pouco espaço  de memória, interrupções de rede, interrupções na instalação etc.”</w:t>
      </w:r>
      <w:r w:rsidRPr="00F03502">
        <w:rPr>
          <w:rFonts w:ascii="Arial" w:hAnsi="Arial" w:cs="Arial"/>
          <w:color w:val="424242"/>
          <w:sz w:val="24"/>
          <w:szCs w:val="24"/>
        </w:rPr>
        <w:t xml:space="preserve"> (TargetTrust, 2015).</w:t>
      </w:r>
    </w:p>
    <w:p w14:paraId="5A346C4A"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Integridade: “Testa a resistência do software à falhas (robustez).”</w:t>
      </w:r>
      <w:r w:rsidRPr="00F03502">
        <w:rPr>
          <w:rFonts w:ascii="Arial" w:hAnsi="Arial" w:cs="Arial"/>
          <w:color w:val="424242"/>
          <w:sz w:val="24"/>
          <w:szCs w:val="24"/>
        </w:rPr>
        <w:t xml:space="preserve"> (TargetTrust, 2015).</w:t>
      </w:r>
    </w:p>
    <w:p w14:paraId="282B4633"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Segurança: “Testa se o sistema e os dados são acessados de maneira segura, apenas pelo autor das ações.”</w:t>
      </w:r>
      <w:r w:rsidRPr="00F03502">
        <w:rPr>
          <w:rFonts w:ascii="Arial" w:hAnsi="Arial" w:cs="Arial"/>
          <w:color w:val="424242"/>
          <w:sz w:val="24"/>
          <w:szCs w:val="24"/>
        </w:rPr>
        <w:t xml:space="preserve"> (TargetTrust, 2015).</w:t>
      </w:r>
    </w:p>
    <w:p w14:paraId="1F30DAE9"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Funcional: “Testa os requisitos funcionais, as funções e os casos de uso. “A aplicação faz o que deveria fazer?””.</w:t>
      </w:r>
      <w:r w:rsidRPr="00F03502">
        <w:rPr>
          <w:rFonts w:ascii="Arial" w:hAnsi="Arial" w:cs="Arial"/>
          <w:color w:val="424242"/>
          <w:sz w:val="24"/>
          <w:szCs w:val="24"/>
        </w:rPr>
        <w:t xml:space="preserve"> (TargetTrust, 2015).</w:t>
      </w:r>
    </w:p>
    <w:p w14:paraId="304AE1F4" w14:textId="77777777" w:rsidR="00512F49" w:rsidRPr="00F03502" w:rsidRDefault="00512F49" w:rsidP="00512F49">
      <w:pPr>
        <w:ind w:firstLine="708"/>
        <w:jc w:val="both"/>
        <w:rPr>
          <w:rFonts w:ascii="Arial" w:hAnsi="Arial" w:cs="Arial"/>
          <w:color w:val="4A4A4A"/>
          <w:sz w:val="24"/>
          <w:szCs w:val="24"/>
        </w:rPr>
      </w:pPr>
    </w:p>
    <w:p w14:paraId="43CB282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lastRenderedPageBreak/>
        <w:t>Teste de Unidade: “Testa um componente isolado ou classe do sistema.”</w:t>
      </w:r>
      <w:r w:rsidRPr="00F03502">
        <w:rPr>
          <w:rFonts w:ascii="Arial" w:hAnsi="Arial" w:cs="Arial"/>
          <w:color w:val="424242"/>
          <w:sz w:val="24"/>
          <w:szCs w:val="24"/>
        </w:rPr>
        <w:t xml:space="preserve"> (TargetTrust, 2015).</w:t>
      </w:r>
    </w:p>
    <w:p w14:paraId="63D04A31"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Integração: “Testa se um ou mais componentes combinados funcionam de maneira satisfatória. Há quem diga que o teste de integração é composto por vários testes de unidade.”</w:t>
      </w:r>
      <w:r w:rsidRPr="00F03502">
        <w:rPr>
          <w:rFonts w:ascii="Arial" w:hAnsi="Arial" w:cs="Arial"/>
          <w:color w:val="424242"/>
          <w:sz w:val="24"/>
          <w:szCs w:val="24"/>
        </w:rPr>
        <w:t xml:space="preserve"> (TargetTrust, 2015).</w:t>
      </w:r>
    </w:p>
    <w:p w14:paraId="48BB147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Volume: “Testa o comportamento do sistema operando com o volume “normal”  de dados  e transações envolvendo o banco de dados durante um longo período de tempo.”</w:t>
      </w:r>
      <w:r w:rsidRPr="00F03502">
        <w:rPr>
          <w:rFonts w:ascii="Arial" w:hAnsi="Arial" w:cs="Arial"/>
          <w:color w:val="424242"/>
          <w:sz w:val="24"/>
          <w:szCs w:val="24"/>
        </w:rPr>
        <w:t xml:space="preserve"> (TargetTrust, 2015).</w:t>
      </w:r>
    </w:p>
    <w:p w14:paraId="4C0CEAD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Carga: “Testa o software  sob as condições normais de uso. Ex.: tempo de resposta, número de transações por minuto, usuários simultâneos etc.”</w:t>
      </w:r>
      <w:r w:rsidRPr="00F03502">
        <w:rPr>
          <w:rFonts w:ascii="Arial" w:hAnsi="Arial" w:cs="Arial"/>
          <w:color w:val="424242"/>
          <w:sz w:val="24"/>
          <w:szCs w:val="24"/>
        </w:rPr>
        <w:t xml:space="preserve"> (TargetTrust, 2015).</w:t>
      </w:r>
    </w:p>
    <w:p w14:paraId="26999970"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Stress: “Testa o software sob condições extremas de uso. Grande volume de transações e usuários simultâneos. Picos excessivos de carga em curtos períodos de tempo.”</w:t>
      </w:r>
      <w:r w:rsidRPr="00F03502">
        <w:rPr>
          <w:rFonts w:ascii="Arial" w:hAnsi="Arial" w:cs="Arial"/>
          <w:color w:val="424242"/>
          <w:sz w:val="24"/>
          <w:szCs w:val="24"/>
        </w:rPr>
        <w:t xml:space="preserve"> (TargetTrust, 2015).</w:t>
      </w:r>
    </w:p>
    <w:p w14:paraId="6DA03008"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Estabilidade: “Testa se o sistema se mantém funcionando de maneira satisfatória após um período de uso.”</w:t>
      </w:r>
      <w:r w:rsidRPr="00F03502">
        <w:rPr>
          <w:rFonts w:ascii="Arial" w:hAnsi="Arial" w:cs="Arial"/>
          <w:color w:val="424242"/>
          <w:sz w:val="24"/>
          <w:szCs w:val="24"/>
        </w:rPr>
        <w:t xml:space="preserve"> (TargetTrust, 2015).</w:t>
      </w:r>
    </w:p>
    <w:p w14:paraId="355F94A6"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Usabilidade: “Teste focado na experiência do usuário, consistência da interface, layout, acesso às funcionalidades etc.”</w:t>
      </w:r>
      <w:r w:rsidRPr="00F03502">
        <w:rPr>
          <w:rFonts w:ascii="Arial" w:hAnsi="Arial" w:cs="Arial"/>
          <w:color w:val="424242"/>
          <w:sz w:val="24"/>
          <w:szCs w:val="24"/>
        </w:rPr>
        <w:t xml:space="preserve"> (TargetTrust, 2015).</w:t>
      </w:r>
    </w:p>
    <w:p w14:paraId="2ED673F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Regressão: “Reteste de um sistema ou componente para verificar se alguma modificação recente causou algum efeito indesejado, além de, certificar se o sistema ainda atende os requisitos.”</w:t>
      </w:r>
      <w:r w:rsidRPr="00F03502">
        <w:rPr>
          <w:rFonts w:ascii="Arial" w:hAnsi="Arial" w:cs="Arial"/>
          <w:color w:val="424242"/>
          <w:sz w:val="24"/>
          <w:szCs w:val="24"/>
        </w:rPr>
        <w:t xml:space="preserve"> (TargetTrust, 2015).</w:t>
      </w:r>
    </w:p>
    <w:p w14:paraId="742B34B3"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A4A4A"/>
          <w:sz w:val="24"/>
          <w:szCs w:val="24"/>
        </w:rPr>
        <w:t>Teste de Manuntenção: “Testa se a mudança de ambiente não interferiu no funcionamento do sistema.”</w:t>
      </w:r>
      <w:r w:rsidRPr="00F03502">
        <w:rPr>
          <w:rFonts w:ascii="Arial" w:hAnsi="Arial" w:cs="Arial"/>
          <w:color w:val="424242"/>
          <w:sz w:val="24"/>
          <w:szCs w:val="24"/>
        </w:rPr>
        <w:t xml:space="preserve"> (TargetTrust, 2015).</w:t>
      </w:r>
      <w:commentRangeEnd w:id="57"/>
      <w:r w:rsidR="00B35675">
        <w:rPr>
          <w:rStyle w:val="Refdecomentrio"/>
        </w:rPr>
        <w:commentReference w:id="57"/>
      </w:r>
    </w:p>
    <w:p w14:paraId="7E0382A4" w14:textId="77777777" w:rsidR="00512F49" w:rsidRPr="00F03502" w:rsidRDefault="00512F49" w:rsidP="00512F49">
      <w:pPr>
        <w:pStyle w:val="Remissivo2"/>
      </w:pPr>
    </w:p>
    <w:p w14:paraId="20D6BBD4" w14:textId="535CE863" w:rsidR="00105ED9" w:rsidRPr="00F03502" w:rsidRDefault="00105ED9" w:rsidP="00105ED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 </w:t>
      </w:r>
    </w:p>
    <w:p w14:paraId="11F5D2E8" w14:textId="3FA1D4A8" w:rsidR="0017794E" w:rsidRPr="00F03502" w:rsidRDefault="00BC2922" w:rsidP="00D13B39">
      <w:pPr>
        <w:ind w:firstLine="708"/>
        <w:jc w:val="both"/>
        <w:rPr>
          <w:rFonts w:ascii="Arial" w:hAnsi="Arial" w:cs="Arial"/>
          <w:sz w:val="24"/>
          <w:szCs w:val="24"/>
          <w:lang w:eastAsia="ar-SA"/>
        </w:rPr>
      </w:pPr>
      <w:r w:rsidRPr="00F03502">
        <w:rPr>
          <w:rFonts w:ascii="Arial" w:hAnsi="Arial" w:cs="Arial"/>
          <w:lang w:eastAsia="ar-SA"/>
        </w:rPr>
        <w:br w:type="page"/>
      </w:r>
    </w:p>
    <w:p w14:paraId="03BBE3AF" w14:textId="59EACBF5" w:rsidR="003B690B" w:rsidRPr="00F03502" w:rsidRDefault="00840365" w:rsidP="00213E7F">
      <w:pPr>
        <w:pStyle w:val="Ttulo1"/>
      </w:pPr>
      <w:bookmarkStart w:id="58" w:name="_Toc493017082"/>
      <w:r w:rsidRPr="00F03502">
        <w:lastRenderedPageBreak/>
        <w:t>DESENVOLVIMENTO DO PRODUTO</w:t>
      </w:r>
      <w:bookmarkEnd w:id="58"/>
    </w:p>
    <w:p w14:paraId="168308CF" w14:textId="6982D99B" w:rsidR="003B690B" w:rsidRPr="00F03502" w:rsidRDefault="003B690B" w:rsidP="000945DA">
      <w:pPr>
        <w:pStyle w:val="Ttulo2"/>
      </w:pPr>
      <w:bookmarkStart w:id="59" w:name="_Toc493017083"/>
      <w:r w:rsidRPr="00F03502">
        <w:t>HISTÓRIAS DE USUÁRIO</w:t>
      </w:r>
      <w:bookmarkEnd w:id="59"/>
    </w:p>
    <w:p w14:paraId="23773DE4" w14:textId="3F572A5C" w:rsidR="00AC111B" w:rsidRPr="00F03502" w:rsidRDefault="003E1CD5" w:rsidP="00AC111B">
      <w:pPr>
        <w:pStyle w:val="Remissivo2"/>
        <w:spacing w:line="360" w:lineRule="auto"/>
        <w:ind w:firstLine="360"/>
        <w:jc w:val="both"/>
      </w:pPr>
      <w:r w:rsidRPr="00F03502">
        <w:t>Histórias de usuário (</w:t>
      </w:r>
      <w:r w:rsidRPr="00F03502">
        <w:rPr>
          <w:i/>
        </w:rPr>
        <w:t>User Stories)</w:t>
      </w:r>
      <w:r w:rsidRPr="00F03502">
        <w:t xml:space="preserve"> são requisitos de sistema, estes segundo </w:t>
      </w:r>
      <w:r w:rsidRPr="00F03502">
        <w:rPr>
          <w:color w:val="000000" w:themeColor="text1"/>
        </w:rPr>
        <w:t>Sommerville</w:t>
      </w:r>
      <w:r w:rsidRPr="00F03502">
        <w:t xml:space="preserve"> (2011, p. 58) 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e a priorização.</w:t>
      </w:r>
    </w:p>
    <w:p w14:paraId="269A3369" w14:textId="6D831AFD" w:rsidR="001F5169" w:rsidRPr="00F03502" w:rsidRDefault="00BC2922" w:rsidP="003E1CD5">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Pressman </w:t>
      </w:r>
      <w:r w:rsidR="00AC111B" w:rsidRPr="00F03502">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F03502">
        <w:rPr>
          <w:rFonts w:ascii="Arial" w:eastAsia="Times New Roman" w:hAnsi="Arial" w:cs="Arial"/>
          <w:i/>
          <w:color w:val="000000" w:themeColor="text1"/>
          <w:lang w:eastAsia="pt-BR"/>
        </w:rPr>
        <w:t>software</w:t>
      </w:r>
      <w:r w:rsidR="00AC111B" w:rsidRPr="00F03502">
        <w:rPr>
          <w:rFonts w:ascii="Arial" w:eastAsia="Times New Roman" w:hAnsi="Arial" w:cs="Arial"/>
          <w:color w:val="000000" w:themeColor="text1"/>
          <w:lang w:eastAsia="pt-BR"/>
        </w:rPr>
        <w:t xml:space="preserve"> ou sistema do ponto de vista do usuário”.</w:t>
      </w:r>
    </w:p>
    <w:p w14:paraId="21CD8F52" w14:textId="77777777" w:rsidR="003B690B" w:rsidRPr="00F03502" w:rsidRDefault="003B690B"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F03502"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F03502" w:rsidRDefault="001F5169" w:rsidP="00695897">
            <w:pPr>
              <w:spacing w:after="0" w:line="240" w:lineRule="auto"/>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r>
      <w:tr w:rsidR="001F5169" w:rsidRPr="00F03502"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r>
      <w:tr w:rsidR="001F5169" w:rsidRPr="00F03502"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F03502"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r>
    </w:tbl>
    <w:p w14:paraId="17AB75E9" w14:textId="049824EC" w:rsidR="001F5169" w:rsidRPr="00F03502" w:rsidRDefault="00695897" w:rsidP="00695897">
      <w:pPr>
        <w:pStyle w:val="Legenda"/>
        <w:ind w:left="2832"/>
      </w:pPr>
      <w:bookmarkStart w:id="60" w:name="_Toc493017111"/>
      <w:r w:rsidRPr="00F03502">
        <w:t xml:space="preserve">Tabela </w:t>
      </w:r>
      <w:fldSimple w:instr=" SEQ Tabela \* ARABIC ">
        <w:r w:rsidR="00EA1B22">
          <w:rPr>
            <w:noProof/>
          </w:rPr>
          <w:t>4</w:t>
        </w:r>
      </w:fldSimple>
      <w:r w:rsidRPr="00F03502">
        <w:t xml:space="preserve"> – Prioridades das Histórias.</w:t>
      </w:r>
      <w:bookmarkEnd w:id="60"/>
    </w:p>
    <w:p w14:paraId="20984F9F" w14:textId="229ED12A" w:rsidR="001F5169" w:rsidRPr="00F03502" w:rsidRDefault="001F5169" w:rsidP="00695897">
      <w:pPr>
        <w:ind w:left="2832"/>
        <w:rPr>
          <w:rFonts w:ascii="Arial" w:hAnsi="Arial" w:cs="Arial"/>
          <w:lang w:eastAsia="ar-SA"/>
        </w:rPr>
      </w:pPr>
      <w:r w:rsidRPr="00F03502">
        <w:rPr>
          <w:rFonts w:ascii="Arial" w:hAnsi="Arial" w:cs="Arial"/>
          <w:lang w:eastAsia="ar-SA"/>
        </w:rPr>
        <w:t>FONTE: Autor.</w:t>
      </w:r>
    </w:p>
    <w:p w14:paraId="5C8B338B" w14:textId="77777777" w:rsidR="001F5169" w:rsidRPr="00F03502" w:rsidRDefault="001F5169"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F03502"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1F5169" w:rsidRPr="00F03502"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F03502" w:rsidRDefault="009C2708"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F03502"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p>
        </w:tc>
      </w:tr>
      <w:tr w:rsidR="009C2708" w:rsidRPr="00F03502"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w:t>
            </w:r>
          </w:p>
        </w:tc>
      </w:tr>
      <w:tr w:rsidR="009C2708" w:rsidRPr="00F03502"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550FD51E" w14:textId="363187AA" w:rsidR="001F5169" w:rsidRPr="00F03502" w:rsidRDefault="00695897" w:rsidP="00695897">
      <w:pPr>
        <w:pStyle w:val="Legenda"/>
        <w:ind w:left="2832"/>
      </w:pPr>
      <w:bookmarkStart w:id="61" w:name="_Toc493017112"/>
      <w:r w:rsidRPr="00F03502">
        <w:t xml:space="preserve">Tabela </w:t>
      </w:r>
      <w:fldSimple w:instr=" SEQ Tabela \* ARABIC ">
        <w:r w:rsidR="00EA1B22">
          <w:rPr>
            <w:noProof/>
          </w:rPr>
          <w:t>5</w:t>
        </w:r>
      </w:fldSimple>
      <w:r w:rsidRPr="00F03502">
        <w:t xml:space="preserve"> – Identificação das Histórias.</w:t>
      </w:r>
      <w:bookmarkEnd w:id="61"/>
    </w:p>
    <w:p w14:paraId="059206EC" w14:textId="6795E9BD" w:rsidR="001F5169" w:rsidRPr="00F03502" w:rsidRDefault="001F5169" w:rsidP="00695897">
      <w:pPr>
        <w:pStyle w:val="PargrafodaLista"/>
        <w:ind w:left="2832"/>
        <w:rPr>
          <w:rFonts w:ascii="Arial" w:hAnsi="Arial" w:cs="Arial"/>
          <w:lang w:eastAsia="ar-SA"/>
        </w:rPr>
      </w:pPr>
      <w:r w:rsidRPr="00F03502">
        <w:rPr>
          <w:rFonts w:ascii="Arial" w:hAnsi="Arial" w:cs="Arial"/>
          <w:lang w:eastAsia="ar-SA"/>
        </w:rPr>
        <w:t>FONTE: Autor.</w:t>
      </w:r>
    </w:p>
    <w:p w14:paraId="534A7E3E" w14:textId="58AE735B" w:rsidR="003B690B" w:rsidRPr="00F03502" w:rsidRDefault="003B690B" w:rsidP="003B690B">
      <w:pPr>
        <w:pStyle w:val="SemEspaamento"/>
        <w:spacing w:line="360" w:lineRule="auto"/>
        <w:ind w:left="720"/>
        <w:rPr>
          <w:sz w:val="24"/>
        </w:rPr>
      </w:pPr>
    </w:p>
    <w:p w14:paraId="378C4C5E" w14:textId="621F5858" w:rsidR="003E1CD5" w:rsidRPr="00F03502" w:rsidRDefault="003E1CD5" w:rsidP="003B690B">
      <w:pPr>
        <w:pStyle w:val="SemEspaamento"/>
        <w:spacing w:line="360" w:lineRule="auto"/>
        <w:ind w:left="720"/>
        <w:rPr>
          <w:sz w:val="24"/>
        </w:rPr>
      </w:pPr>
    </w:p>
    <w:p w14:paraId="678D0DDE" w14:textId="77777777" w:rsidR="003E1CD5" w:rsidRPr="00F03502" w:rsidRDefault="003E1CD5" w:rsidP="003B690B">
      <w:pPr>
        <w:pStyle w:val="SemEspaamento"/>
        <w:spacing w:line="360" w:lineRule="auto"/>
        <w:ind w:left="720"/>
        <w:rPr>
          <w:sz w:val="24"/>
        </w:rPr>
      </w:pPr>
    </w:p>
    <w:p w14:paraId="66D87AD9" w14:textId="07A43E5F" w:rsidR="003B690B" w:rsidRPr="00F03502" w:rsidRDefault="003B690B" w:rsidP="001F5169">
      <w:pPr>
        <w:pStyle w:val="Ttulo3"/>
      </w:pPr>
      <w:bookmarkStart w:id="62" w:name="_Toc493017084"/>
      <w:r w:rsidRPr="00F03502">
        <w:lastRenderedPageBreak/>
        <w:t>Preparo Interativo</w:t>
      </w:r>
      <w:bookmarkEnd w:id="62"/>
    </w:p>
    <w:p w14:paraId="42F97A09"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DC8B584" w14:textId="77777777" w:rsidTr="001F5169">
        <w:trPr>
          <w:trHeight w:val="178"/>
        </w:trPr>
        <w:tc>
          <w:tcPr>
            <w:tcW w:w="944" w:type="dxa"/>
          </w:tcPr>
          <w:p w14:paraId="21B6993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521739A"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2238DA4A" w14:textId="77777777" w:rsidTr="001F5169">
        <w:trPr>
          <w:trHeight w:val="1320"/>
        </w:trPr>
        <w:tc>
          <w:tcPr>
            <w:tcW w:w="944" w:type="dxa"/>
          </w:tcPr>
          <w:p w14:paraId="37E83BFB" w14:textId="5067A8E1"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r w:rsidR="003B690B" w:rsidRPr="00F03502">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F03502">
              <w:rPr>
                <w:rFonts w:ascii="Arial" w:eastAsia="Times New Roman" w:hAnsi="Arial" w:cs="Arial"/>
                <w:i/>
                <w:color w:val="000000" w:themeColor="text1"/>
                <w:sz w:val="24"/>
                <w:szCs w:val="24"/>
                <w:lang w:eastAsia="pt-BR"/>
              </w:rPr>
              <w:t>checklists</w:t>
            </w:r>
            <w:r w:rsidRPr="00F03502">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3FCC788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EC1A54B" w14:textId="77777777" w:rsidTr="001F5169">
        <w:trPr>
          <w:trHeight w:val="1320"/>
        </w:trPr>
        <w:tc>
          <w:tcPr>
            <w:tcW w:w="944" w:type="dxa"/>
          </w:tcPr>
          <w:p w14:paraId="7A1B1D66" w14:textId="0251BAAC" w:rsidR="003B690B" w:rsidRPr="00F03502" w:rsidRDefault="003B690B"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w:t>
            </w:r>
            <w:r w:rsidR="009C2708" w:rsidRPr="00F03502">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F03502" w:rsidRDefault="003B690B" w:rsidP="003B690B">
            <w:pPr>
              <w:jc w:val="both"/>
              <w:rPr>
                <w:rFonts w:ascii="Arial" w:eastAsia="Times New Roman" w:hAnsi="Arial" w:cs="Arial"/>
                <w:color w:val="000000" w:themeColor="text1"/>
                <w:sz w:val="24"/>
                <w:szCs w:val="24"/>
                <w:lang w:eastAsia="pt-BR"/>
              </w:rPr>
            </w:pPr>
            <w:commentRangeStart w:id="63"/>
            <w:r w:rsidRPr="00F03502">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F03502">
              <w:rPr>
                <w:rFonts w:ascii="Arial" w:eastAsia="Times New Roman" w:hAnsi="Arial" w:cs="Arial"/>
                <w:i/>
                <w:color w:val="000000" w:themeColor="text1"/>
                <w:sz w:val="24"/>
                <w:szCs w:val="24"/>
                <w:lang w:eastAsia="pt-BR"/>
              </w:rPr>
              <w:t>checklist</w:t>
            </w:r>
            <w:r w:rsidRPr="00F03502">
              <w:rPr>
                <w:rFonts w:ascii="Arial" w:eastAsia="Times New Roman" w:hAnsi="Arial" w:cs="Arial"/>
                <w:color w:val="000000" w:themeColor="text1"/>
                <w:sz w:val="24"/>
                <w:szCs w:val="24"/>
                <w:lang w:eastAsia="pt-BR"/>
              </w:rPr>
              <w:t xml:space="preserve"> será exibido para o controle das atividades a serem executadas.</w:t>
            </w:r>
            <w:commentRangeEnd w:id="63"/>
            <w:r w:rsidR="00B35675">
              <w:rPr>
                <w:rStyle w:val="Refdecomentrio"/>
              </w:rPr>
              <w:commentReference w:id="63"/>
            </w:r>
          </w:p>
        </w:tc>
        <w:tc>
          <w:tcPr>
            <w:tcW w:w="1274" w:type="dxa"/>
          </w:tcPr>
          <w:p w14:paraId="2D4506F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C2912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77DDEF55" w14:textId="77777777" w:rsidTr="001F5169">
        <w:trPr>
          <w:trHeight w:val="121"/>
        </w:trPr>
        <w:tc>
          <w:tcPr>
            <w:tcW w:w="944" w:type="dxa"/>
          </w:tcPr>
          <w:p w14:paraId="45EF2203" w14:textId="58180420"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2</w:t>
            </w:r>
          </w:p>
        </w:tc>
        <w:tc>
          <w:tcPr>
            <w:tcW w:w="5826" w:type="dxa"/>
          </w:tcPr>
          <w:p w14:paraId="01F898E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96FFA3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D154063" w14:textId="77777777" w:rsidTr="001F5169">
        <w:trPr>
          <w:trHeight w:val="121"/>
        </w:trPr>
        <w:tc>
          <w:tcPr>
            <w:tcW w:w="944" w:type="dxa"/>
          </w:tcPr>
          <w:p w14:paraId="18337F4D" w14:textId="4BDE8D37"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13</w:t>
            </w:r>
          </w:p>
        </w:tc>
        <w:tc>
          <w:tcPr>
            <w:tcW w:w="5826" w:type="dxa"/>
          </w:tcPr>
          <w:p w14:paraId="0AA7645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608EB07B"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289223C" w14:textId="77777777" w:rsidTr="001F5169">
        <w:trPr>
          <w:trHeight w:val="121"/>
        </w:trPr>
        <w:tc>
          <w:tcPr>
            <w:tcW w:w="944" w:type="dxa"/>
          </w:tcPr>
          <w:p w14:paraId="135410C6" w14:textId="59B68856"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14</w:t>
            </w:r>
          </w:p>
        </w:tc>
        <w:tc>
          <w:tcPr>
            <w:tcW w:w="5826" w:type="dxa"/>
          </w:tcPr>
          <w:p w14:paraId="1B144A9B" w14:textId="3CF1A2BD"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após efetuar login posso comentar a receita para que possa expressar opiniões, sugestões e dúvidas e responder os comentários da receita.</w:t>
            </w:r>
          </w:p>
        </w:tc>
        <w:tc>
          <w:tcPr>
            <w:tcW w:w="1274" w:type="dxa"/>
          </w:tcPr>
          <w:p w14:paraId="747EEB8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441DB3D7" w14:textId="77777777" w:rsidR="003B690B" w:rsidRPr="00F03502" w:rsidRDefault="003B690B" w:rsidP="007F255E">
            <w:pPr>
              <w:keepNext/>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4589D3D" w14:textId="3952996B" w:rsidR="003B690B" w:rsidRPr="00F03502" w:rsidRDefault="007F255E" w:rsidP="007F255E">
      <w:pPr>
        <w:pStyle w:val="Legenda"/>
      </w:pPr>
      <w:bookmarkStart w:id="64" w:name="_Toc493017113"/>
      <w:r w:rsidRPr="00F03502">
        <w:t xml:space="preserve">Tabela </w:t>
      </w:r>
      <w:fldSimple w:instr=" SEQ Tabela \* ARABIC ">
        <w:r w:rsidR="00EA1B22">
          <w:rPr>
            <w:noProof/>
          </w:rPr>
          <w:t>6</w:t>
        </w:r>
      </w:fldSimple>
      <w:r w:rsidRPr="00F03502">
        <w:t xml:space="preserve"> - Histórias do Preparo Interativo</w:t>
      </w:r>
      <w:bookmarkEnd w:id="64"/>
    </w:p>
    <w:p w14:paraId="66C0DA53"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DB5BF06" w14:textId="77777777" w:rsidR="001F5169" w:rsidRPr="00F03502" w:rsidRDefault="001F5169" w:rsidP="003B690B">
      <w:pPr>
        <w:pStyle w:val="SemEspaamento"/>
      </w:pPr>
    </w:p>
    <w:p w14:paraId="0B8D1754" w14:textId="5A67B445" w:rsidR="003B690B" w:rsidRPr="00F03502" w:rsidRDefault="003B690B" w:rsidP="003B690B">
      <w:pPr>
        <w:pStyle w:val="Ttulo3"/>
      </w:pPr>
      <w:bookmarkStart w:id="65" w:name="_Toc493017085"/>
      <w:r w:rsidRPr="00F03502">
        <w:t>Despensa</w:t>
      </w:r>
      <w:bookmarkEnd w:id="65"/>
    </w:p>
    <w:p w14:paraId="577B9B93"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3479A9B9" w14:textId="77777777" w:rsidTr="007F255E">
        <w:trPr>
          <w:trHeight w:val="178"/>
        </w:trPr>
        <w:tc>
          <w:tcPr>
            <w:tcW w:w="944" w:type="dxa"/>
          </w:tcPr>
          <w:p w14:paraId="3EC4A17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18735C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4292A5A" w14:textId="77777777" w:rsidTr="007F255E">
        <w:trPr>
          <w:trHeight w:val="121"/>
        </w:trPr>
        <w:tc>
          <w:tcPr>
            <w:tcW w:w="944" w:type="dxa"/>
          </w:tcPr>
          <w:p w14:paraId="3A70F38D" w14:textId="56934915"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- 3</w:t>
            </w:r>
          </w:p>
        </w:tc>
        <w:tc>
          <w:tcPr>
            <w:tcW w:w="5826" w:type="dxa"/>
          </w:tcPr>
          <w:p w14:paraId="1A3C3DCB"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82CA7A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72F7D61" w14:textId="77777777" w:rsidTr="007F255E">
        <w:trPr>
          <w:trHeight w:val="121"/>
        </w:trPr>
        <w:tc>
          <w:tcPr>
            <w:tcW w:w="944" w:type="dxa"/>
          </w:tcPr>
          <w:p w14:paraId="1A4AB9CE" w14:textId="2AE87DE8"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- 11</w:t>
            </w:r>
          </w:p>
        </w:tc>
        <w:tc>
          <w:tcPr>
            <w:tcW w:w="5826" w:type="dxa"/>
          </w:tcPr>
          <w:p w14:paraId="3FC6D80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E13584D"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1436F97" w14:textId="5C617FC2" w:rsidR="007F255E" w:rsidRPr="00F03502" w:rsidRDefault="007F255E">
      <w:pPr>
        <w:pStyle w:val="Legenda"/>
      </w:pPr>
      <w:bookmarkStart w:id="66" w:name="_Toc493017114"/>
      <w:r w:rsidRPr="00F03502">
        <w:t xml:space="preserve">Tabela </w:t>
      </w:r>
      <w:fldSimple w:instr=" SEQ Tabela \* ARABIC ">
        <w:r w:rsidR="00EA1B22">
          <w:rPr>
            <w:noProof/>
          </w:rPr>
          <w:t>7</w:t>
        </w:r>
      </w:fldSimple>
      <w:r w:rsidRPr="00F03502">
        <w:t xml:space="preserve"> - Histórias da Despensa</w:t>
      </w:r>
      <w:bookmarkEnd w:id="66"/>
    </w:p>
    <w:p w14:paraId="187AF8D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4F5FFCC" w14:textId="023833D3" w:rsidR="003B690B" w:rsidRPr="00F03502" w:rsidRDefault="003B690B" w:rsidP="001F5169">
      <w:pPr>
        <w:rPr>
          <w:rFonts w:ascii="Arial" w:eastAsia="Times New Roman" w:hAnsi="Arial" w:cs="Arial"/>
          <w:b/>
          <w:bCs/>
          <w:sz w:val="24"/>
          <w:szCs w:val="24"/>
          <w:lang w:eastAsia="ar-SA"/>
        </w:rPr>
      </w:pPr>
    </w:p>
    <w:p w14:paraId="4128C905" w14:textId="68D226D9" w:rsidR="003E1CD5" w:rsidRPr="00F03502" w:rsidRDefault="003E1CD5" w:rsidP="001F5169">
      <w:pPr>
        <w:rPr>
          <w:rFonts w:ascii="Arial" w:eastAsia="Times New Roman" w:hAnsi="Arial" w:cs="Arial"/>
          <w:b/>
          <w:bCs/>
          <w:sz w:val="24"/>
          <w:szCs w:val="24"/>
          <w:lang w:eastAsia="ar-SA"/>
        </w:rPr>
      </w:pPr>
    </w:p>
    <w:p w14:paraId="6129404D" w14:textId="77777777" w:rsidR="003E1CD5" w:rsidRPr="00F03502" w:rsidRDefault="003E1CD5" w:rsidP="001F5169">
      <w:pPr>
        <w:rPr>
          <w:rFonts w:ascii="Arial" w:eastAsia="Times New Roman" w:hAnsi="Arial" w:cs="Arial"/>
          <w:b/>
          <w:bCs/>
          <w:sz w:val="24"/>
          <w:szCs w:val="24"/>
          <w:lang w:eastAsia="ar-SA"/>
        </w:rPr>
      </w:pPr>
    </w:p>
    <w:p w14:paraId="03E9D260" w14:textId="1C0F14CC" w:rsidR="003B690B" w:rsidRPr="00F03502" w:rsidRDefault="003B690B" w:rsidP="003B690B">
      <w:pPr>
        <w:pStyle w:val="Ttulo3"/>
      </w:pPr>
      <w:bookmarkStart w:id="67" w:name="_Toc493017086"/>
      <w:r w:rsidRPr="00F03502">
        <w:t>Busca de Receitas</w:t>
      </w:r>
      <w:bookmarkEnd w:id="67"/>
    </w:p>
    <w:p w14:paraId="099D8B76"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39D287A9" w14:textId="77777777" w:rsidTr="003B690B">
        <w:trPr>
          <w:trHeight w:val="121"/>
        </w:trPr>
        <w:tc>
          <w:tcPr>
            <w:tcW w:w="944" w:type="dxa"/>
          </w:tcPr>
          <w:p w14:paraId="3C386213" w14:textId="4877BA4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w:t>
            </w:r>
          </w:p>
        </w:tc>
        <w:tc>
          <w:tcPr>
            <w:tcW w:w="5826" w:type="dxa"/>
          </w:tcPr>
          <w:p w14:paraId="5A174B64" w14:textId="604633D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06E9158F" w14:textId="77777777" w:rsidTr="003B690B">
        <w:trPr>
          <w:trHeight w:val="121"/>
        </w:trPr>
        <w:tc>
          <w:tcPr>
            <w:tcW w:w="944" w:type="dxa"/>
          </w:tcPr>
          <w:p w14:paraId="0FB6D8E0" w14:textId="7F319A6F"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- 4</w:t>
            </w:r>
          </w:p>
        </w:tc>
        <w:tc>
          <w:tcPr>
            <w:tcW w:w="5826" w:type="dxa"/>
          </w:tcPr>
          <w:p w14:paraId="74AAC670" w14:textId="5635814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492AB831" w14:textId="48F4627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639DE4B" w14:textId="77777777" w:rsidTr="003B690B">
        <w:trPr>
          <w:trHeight w:val="121"/>
        </w:trPr>
        <w:tc>
          <w:tcPr>
            <w:tcW w:w="944" w:type="dxa"/>
          </w:tcPr>
          <w:p w14:paraId="5CAB4352" w14:textId="4712553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8</w:t>
            </w:r>
          </w:p>
        </w:tc>
        <w:tc>
          <w:tcPr>
            <w:tcW w:w="5826" w:type="dxa"/>
          </w:tcPr>
          <w:p w14:paraId="3142945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B0692C7"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FA48C03" w14:textId="3C3FC82F" w:rsidR="007F255E" w:rsidRPr="00F03502" w:rsidRDefault="007F255E">
      <w:pPr>
        <w:pStyle w:val="Legenda"/>
      </w:pPr>
      <w:bookmarkStart w:id="68" w:name="_Toc493017115"/>
      <w:r w:rsidRPr="00F03502">
        <w:t xml:space="preserve">Tabela </w:t>
      </w:r>
      <w:fldSimple w:instr=" SEQ Tabela \* ARABIC ">
        <w:r w:rsidR="00EA1B22">
          <w:rPr>
            <w:noProof/>
          </w:rPr>
          <w:t>8</w:t>
        </w:r>
      </w:fldSimple>
      <w:r w:rsidRPr="00F03502">
        <w:t xml:space="preserve"> - Histórias de Busca de Receitas</w:t>
      </w:r>
      <w:bookmarkEnd w:id="68"/>
    </w:p>
    <w:p w14:paraId="0A0B3CC9"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6394E10" w14:textId="77777777" w:rsidR="001F5169" w:rsidRPr="00F03502" w:rsidRDefault="001F5169" w:rsidP="001F5169">
      <w:pPr>
        <w:pStyle w:val="Remissivo3"/>
      </w:pPr>
    </w:p>
    <w:p w14:paraId="3511C2C8" w14:textId="2E11F6F1" w:rsidR="003B690B" w:rsidRPr="00F03502" w:rsidRDefault="003B690B" w:rsidP="003B690B">
      <w:pPr>
        <w:pStyle w:val="Ttulo3"/>
      </w:pPr>
      <w:bookmarkStart w:id="69" w:name="_Toc493017087"/>
      <w:r w:rsidRPr="00F03502">
        <w:t>Login</w:t>
      </w:r>
      <w:bookmarkEnd w:id="69"/>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EF40743" w14:textId="77777777" w:rsidTr="003B690B">
        <w:trPr>
          <w:trHeight w:val="121"/>
        </w:trPr>
        <w:tc>
          <w:tcPr>
            <w:tcW w:w="944" w:type="dxa"/>
          </w:tcPr>
          <w:p w14:paraId="056A3CD7" w14:textId="6DCFE46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57ACB0D6" w14:textId="630F618F"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11602ECE" w14:textId="77777777" w:rsidTr="003B690B">
        <w:trPr>
          <w:trHeight w:val="121"/>
        </w:trPr>
        <w:tc>
          <w:tcPr>
            <w:tcW w:w="944" w:type="dxa"/>
          </w:tcPr>
          <w:p w14:paraId="63ADE522" w14:textId="42B18AAE"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6</w:t>
            </w:r>
          </w:p>
        </w:tc>
        <w:tc>
          <w:tcPr>
            <w:tcW w:w="5826" w:type="dxa"/>
          </w:tcPr>
          <w:p w14:paraId="213C44E9" w14:textId="728FF0C9"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registrado posso efetuar </w:t>
            </w:r>
            <w:r w:rsidRPr="00F03502">
              <w:rPr>
                <w:rFonts w:ascii="Arial" w:eastAsia="Times New Roman" w:hAnsi="Arial" w:cs="Arial"/>
                <w:i/>
                <w:color w:val="000000" w:themeColor="text1"/>
                <w:sz w:val="24"/>
                <w:szCs w:val="24"/>
                <w:lang w:eastAsia="pt-BR"/>
              </w:rPr>
              <w:t>login</w:t>
            </w:r>
            <w:r w:rsidRPr="00F03502">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25C7E25" w14:textId="28A1030A"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9B42754" w14:textId="77777777" w:rsidTr="003B690B">
        <w:trPr>
          <w:trHeight w:val="121"/>
        </w:trPr>
        <w:tc>
          <w:tcPr>
            <w:tcW w:w="944" w:type="dxa"/>
          </w:tcPr>
          <w:p w14:paraId="12C76B23" w14:textId="70A34440"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7</w:t>
            </w:r>
          </w:p>
        </w:tc>
        <w:tc>
          <w:tcPr>
            <w:tcW w:w="5826" w:type="dxa"/>
          </w:tcPr>
          <w:p w14:paraId="0765D05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BBF6C8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A9FDAD6" w14:textId="77777777" w:rsidTr="003B690B">
        <w:trPr>
          <w:trHeight w:val="121"/>
        </w:trPr>
        <w:tc>
          <w:tcPr>
            <w:tcW w:w="944" w:type="dxa"/>
          </w:tcPr>
          <w:p w14:paraId="2F558DA5" w14:textId="4AA5FBB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12</w:t>
            </w:r>
          </w:p>
        </w:tc>
        <w:tc>
          <w:tcPr>
            <w:tcW w:w="5826" w:type="dxa"/>
          </w:tcPr>
          <w:p w14:paraId="0027BB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18AC074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6D842E99" w14:textId="77777777" w:rsidTr="003B690B">
        <w:trPr>
          <w:trHeight w:val="121"/>
        </w:trPr>
        <w:tc>
          <w:tcPr>
            <w:tcW w:w="944" w:type="dxa"/>
          </w:tcPr>
          <w:p w14:paraId="019AF794" w14:textId="5A2E51D1"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311898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2A5824"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7BC418B5" w14:textId="4C730A4B" w:rsidR="007F255E" w:rsidRPr="00F03502" w:rsidRDefault="007F255E">
      <w:pPr>
        <w:pStyle w:val="Legenda"/>
      </w:pPr>
      <w:bookmarkStart w:id="70" w:name="_Toc493017116"/>
      <w:r w:rsidRPr="00F03502">
        <w:t xml:space="preserve">Tabela </w:t>
      </w:r>
      <w:fldSimple w:instr=" SEQ Tabela \* ARABIC ">
        <w:r w:rsidR="00EA1B22">
          <w:rPr>
            <w:noProof/>
          </w:rPr>
          <w:t>9</w:t>
        </w:r>
      </w:fldSimple>
      <w:r w:rsidRPr="00F03502">
        <w:t xml:space="preserve"> - Histórias do Login</w:t>
      </w:r>
      <w:bookmarkEnd w:id="70"/>
    </w:p>
    <w:p w14:paraId="71FFF3BD" w14:textId="68B4FC5D" w:rsidR="00695897" w:rsidRPr="00F03502" w:rsidRDefault="007F255E">
      <w:pPr>
        <w:rPr>
          <w:rFonts w:ascii="Arial" w:hAnsi="Arial" w:cs="Arial"/>
          <w:lang w:eastAsia="ar-SA"/>
        </w:rPr>
      </w:pPr>
      <w:r w:rsidRPr="00F03502">
        <w:rPr>
          <w:rFonts w:ascii="Arial" w:hAnsi="Arial" w:cs="Arial"/>
          <w:lang w:eastAsia="ar-SA"/>
        </w:rPr>
        <w:t>FONTE: Autor.</w:t>
      </w:r>
    </w:p>
    <w:p w14:paraId="2EFC4099" w14:textId="30504ABE" w:rsidR="003B690B" w:rsidRPr="00F03502" w:rsidRDefault="003B690B" w:rsidP="003B690B">
      <w:pPr>
        <w:pStyle w:val="Ttulo3"/>
      </w:pPr>
      <w:bookmarkStart w:id="71" w:name="_Toc493017088"/>
      <w:r w:rsidRPr="00F03502">
        <w:t>Lista de Compras</w:t>
      </w:r>
      <w:bookmarkEnd w:id="71"/>
    </w:p>
    <w:p w14:paraId="135018FE"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6D25188" w14:textId="77777777" w:rsidTr="007F255E">
        <w:trPr>
          <w:trHeight w:val="121"/>
        </w:trPr>
        <w:tc>
          <w:tcPr>
            <w:tcW w:w="944" w:type="dxa"/>
          </w:tcPr>
          <w:p w14:paraId="3F1E4AC7" w14:textId="4B2C201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08278DD6" w14:textId="76D8A11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C59AA86" w14:textId="77777777" w:rsidTr="007F255E">
        <w:trPr>
          <w:trHeight w:val="121"/>
        </w:trPr>
        <w:tc>
          <w:tcPr>
            <w:tcW w:w="944" w:type="dxa"/>
          </w:tcPr>
          <w:p w14:paraId="1E46FF8F" w14:textId="68F2ED46"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9</w:t>
            </w:r>
          </w:p>
        </w:tc>
        <w:tc>
          <w:tcPr>
            <w:tcW w:w="5826" w:type="dxa"/>
          </w:tcPr>
          <w:p w14:paraId="24C6D07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D84D7D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2ED9378E" w14:textId="77777777" w:rsidTr="007F255E">
        <w:trPr>
          <w:trHeight w:val="121"/>
        </w:trPr>
        <w:tc>
          <w:tcPr>
            <w:tcW w:w="944" w:type="dxa"/>
          </w:tcPr>
          <w:p w14:paraId="46EFB8E9" w14:textId="2181F8C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w:t>
            </w:r>
            <w:r w:rsidR="009C2708" w:rsidRPr="00F03502">
              <w:rPr>
                <w:rFonts w:ascii="Arial" w:eastAsia="Times New Roman" w:hAnsi="Arial" w:cs="Arial"/>
                <w:color w:val="000000" w:themeColor="text1"/>
                <w:sz w:val="24"/>
                <w:szCs w:val="24"/>
                <w:lang w:eastAsia="pt-BR"/>
              </w:rPr>
              <w:t>– 10</w:t>
            </w:r>
          </w:p>
        </w:tc>
        <w:tc>
          <w:tcPr>
            <w:tcW w:w="5826" w:type="dxa"/>
          </w:tcPr>
          <w:p w14:paraId="7595A193"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40C16F3"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2B38EE3B" w14:textId="15252D7E" w:rsidR="007F255E" w:rsidRPr="00F03502" w:rsidRDefault="007F255E">
      <w:pPr>
        <w:pStyle w:val="Legenda"/>
      </w:pPr>
      <w:bookmarkStart w:id="72" w:name="_Toc493017117"/>
      <w:r w:rsidRPr="00F03502">
        <w:t xml:space="preserve">Tabela </w:t>
      </w:r>
      <w:fldSimple w:instr=" SEQ Tabela \* ARABIC ">
        <w:r w:rsidR="00EA1B22">
          <w:rPr>
            <w:noProof/>
          </w:rPr>
          <w:t>10</w:t>
        </w:r>
      </w:fldSimple>
      <w:r w:rsidRPr="00F03502">
        <w:t xml:space="preserve"> - Histórias da Lista de Compras</w:t>
      </w:r>
      <w:bookmarkEnd w:id="72"/>
    </w:p>
    <w:p w14:paraId="5445448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EF1463A" w14:textId="6F922958" w:rsidR="001F5169" w:rsidRPr="00F03502" w:rsidRDefault="001F5169">
      <w:pPr>
        <w:rPr>
          <w:rFonts w:ascii="Arial" w:eastAsia="Times New Roman" w:hAnsi="Arial" w:cs="Arial"/>
          <w:b/>
          <w:bCs/>
          <w:sz w:val="24"/>
          <w:szCs w:val="24"/>
          <w:lang w:eastAsia="ar-SA"/>
        </w:rPr>
      </w:pPr>
    </w:p>
    <w:p w14:paraId="5E34FCCE" w14:textId="3414EDA4" w:rsidR="003B690B" w:rsidRPr="00F03502" w:rsidRDefault="003B690B" w:rsidP="003B690B">
      <w:pPr>
        <w:pStyle w:val="Ttulo3"/>
      </w:pPr>
      <w:bookmarkStart w:id="73" w:name="_Toc493017089"/>
      <w:r w:rsidRPr="00F03502">
        <w:t>Publicar Receitas</w:t>
      </w:r>
      <w:bookmarkEnd w:id="73"/>
    </w:p>
    <w:p w14:paraId="21ED7E2D"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274"/>
        <w:gridCol w:w="975"/>
      </w:tblGrid>
      <w:tr w:rsidR="003B690B" w:rsidRPr="00F03502" w14:paraId="3BEB0766" w14:textId="77777777" w:rsidTr="001F5169">
        <w:trPr>
          <w:trHeight w:val="121"/>
        </w:trPr>
        <w:tc>
          <w:tcPr>
            <w:tcW w:w="944" w:type="dxa"/>
          </w:tcPr>
          <w:p w14:paraId="31D349D9" w14:textId="5559D6C4"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H – 15</w:t>
            </w:r>
          </w:p>
        </w:tc>
        <w:tc>
          <w:tcPr>
            <w:tcW w:w="5826" w:type="dxa"/>
          </w:tcPr>
          <w:p w14:paraId="11C4C999" w14:textId="488A5F29"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w:t>
            </w:r>
            <w:r w:rsidR="001F5169" w:rsidRPr="00F03502">
              <w:rPr>
                <w:rFonts w:ascii="Arial" w:eastAsia="Times New Roman" w:hAnsi="Arial" w:cs="Arial"/>
                <w:color w:val="000000" w:themeColor="text1"/>
                <w:sz w:val="24"/>
                <w:szCs w:val="24"/>
                <w:lang w:eastAsia="pt-BR"/>
              </w:rPr>
              <w:t xml:space="preserve">com </w:t>
            </w:r>
            <w:r w:rsidR="001F5169" w:rsidRPr="00F03502">
              <w:rPr>
                <w:rFonts w:ascii="Arial" w:eastAsia="Times New Roman" w:hAnsi="Arial" w:cs="Arial"/>
                <w:i/>
                <w:color w:val="000000" w:themeColor="text1"/>
                <w:sz w:val="24"/>
                <w:szCs w:val="24"/>
                <w:lang w:eastAsia="pt-BR"/>
              </w:rPr>
              <w:t>login</w:t>
            </w:r>
            <w:r w:rsidR="001F5169" w:rsidRPr="00F03502">
              <w:rPr>
                <w:rFonts w:ascii="Arial" w:eastAsia="Times New Roman" w:hAnsi="Arial" w:cs="Arial"/>
                <w:color w:val="000000" w:themeColor="text1"/>
                <w:sz w:val="24"/>
                <w:szCs w:val="24"/>
                <w:lang w:eastAsia="pt-BR"/>
              </w:rPr>
              <w:t xml:space="preserve"> efetuado </w:t>
            </w:r>
            <w:r w:rsidRPr="00F03502">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71D58F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77AB1F4" w14:textId="77777777" w:rsidTr="001F5169">
        <w:trPr>
          <w:trHeight w:val="121"/>
        </w:trPr>
        <w:tc>
          <w:tcPr>
            <w:tcW w:w="944" w:type="dxa"/>
          </w:tcPr>
          <w:p w14:paraId="42879DB6" w14:textId="24B6BC6E" w:rsidR="003B690B" w:rsidRPr="00F03502" w:rsidRDefault="009C2708" w:rsidP="00316708">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- 16</w:t>
            </w:r>
          </w:p>
        </w:tc>
        <w:tc>
          <w:tcPr>
            <w:tcW w:w="5826" w:type="dxa"/>
          </w:tcPr>
          <w:p w14:paraId="67BA17C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A09DD4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9C0AEE1" w14:textId="77777777" w:rsidTr="001F5169">
        <w:trPr>
          <w:trHeight w:val="121"/>
        </w:trPr>
        <w:tc>
          <w:tcPr>
            <w:tcW w:w="944" w:type="dxa"/>
          </w:tcPr>
          <w:p w14:paraId="5909AA37" w14:textId="01E0395C" w:rsidR="003B690B" w:rsidRPr="00F03502" w:rsidRDefault="009C2708" w:rsidP="00316708">
            <w:pPr>
              <w:spacing w:before="120" w:after="120"/>
              <w:jc w:val="both"/>
              <w:rPr>
                <w:rFonts w:ascii="Arial" w:hAnsi="Arial" w:cs="Arial"/>
                <w:sz w:val="24"/>
              </w:rPr>
            </w:pPr>
            <w:r w:rsidRPr="00F03502">
              <w:rPr>
                <w:rFonts w:ascii="Arial" w:hAnsi="Arial" w:cs="Arial"/>
                <w:sz w:val="24"/>
              </w:rPr>
              <w:t>H – 17</w:t>
            </w:r>
          </w:p>
        </w:tc>
        <w:tc>
          <w:tcPr>
            <w:tcW w:w="5826" w:type="dxa"/>
          </w:tcPr>
          <w:p w14:paraId="62D3F23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cadastrar etapa na receita para que todos os cozinheiros </w:t>
            </w:r>
            <w:commentRangeStart w:id="74"/>
            <w:r w:rsidRPr="00F03502">
              <w:rPr>
                <w:rFonts w:ascii="Arial" w:eastAsia="Times New Roman" w:hAnsi="Arial" w:cs="Arial"/>
                <w:color w:val="000000" w:themeColor="text1"/>
                <w:sz w:val="24"/>
                <w:szCs w:val="24"/>
                <w:lang w:eastAsia="pt-BR"/>
              </w:rPr>
              <w:t xml:space="preserve">possa </w:t>
            </w:r>
            <w:commentRangeEnd w:id="74"/>
            <w:r w:rsidR="00B35675">
              <w:rPr>
                <w:rStyle w:val="Refdecomentrio"/>
              </w:rPr>
              <w:commentReference w:id="74"/>
            </w:r>
            <w:r w:rsidRPr="00F03502">
              <w:rPr>
                <w:rFonts w:ascii="Arial" w:eastAsia="Times New Roman" w:hAnsi="Arial" w:cs="Arial"/>
                <w:color w:val="000000" w:themeColor="text1"/>
                <w:sz w:val="24"/>
                <w:szCs w:val="24"/>
                <w:lang w:eastAsia="pt-BR"/>
              </w:rPr>
              <w:t>ver o passo a passo detalhado na etapa, com medidas e informações adicionais.</w:t>
            </w:r>
          </w:p>
        </w:tc>
        <w:tc>
          <w:tcPr>
            <w:tcW w:w="1274" w:type="dxa"/>
          </w:tcPr>
          <w:p w14:paraId="780134C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153751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BC4D67E" w14:textId="77777777" w:rsidTr="001F5169">
        <w:trPr>
          <w:trHeight w:val="121"/>
        </w:trPr>
        <w:tc>
          <w:tcPr>
            <w:tcW w:w="944" w:type="dxa"/>
          </w:tcPr>
          <w:p w14:paraId="5001C34E" w14:textId="0A51CDEB" w:rsidR="003B690B" w:rsidRPr="00F03502" w:rsidRDefault="009C2708" w:rsidP="00316708">
            <w:pPr>
              <w:spacing w:before="120" w:after="120"/>
              <w:jc w:val="both"/>
              <w:rPr>
                <w:rFonts w:ascii="Arial" w:hAnsi="Arial" w:cs="Arial"/>
                <w:sz w:val="24"/>
              </w:rPr>
            </w:pPr>
            <w:r w:rsidRPr="00F03502">
              <w:rPr>
                <w:rFonts w:ascii="Arial" w:hAnsi="Arial" w:cs="Arial"/>
                <w:sz w:val="24"/>
              </w:rPr>
              <w:t>H – 18</w:t>
            </w:r>
          </w:p>
        </w:tc>
        <w:tc>
          <w:tcPr>
            <w:tcW w:w="5826" w:type="dxa"/>
          </w:tcPr>
          <w:p w14:paraId="6EAE71CE"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D1FE5EE"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E5CFD38" w14:textId="5C89B994" w:rsidR="007F255E" w:rsidRPr="00F03502" w:rsidRDefault="007F255E">
      <w:pPr>
        <w:pStyle w:val="Legenda"/>
      </w:pPr>
      <w:bookmarkStart w:id="75" w:name="_Toc493017118"/>
      <w:r w:rsidRPr="00F03502">
        <w:t xml:space="preserve">Tabela </w:t>
      </w:r>
      <w:fldSimple w:instr=" SEQ Tabela \* ARABIC ">
        <w:r w:rsidR="00EA1B22">
          <w:rPr>
            <w:noProof/>
          </w:rPr>
          <w:t>11</w:t>
        </w:r>
      </w:fldSimple>
      <w:r w:rsidRPr="00F03502">
        <w:t xml:space="preserve"> - Histórias de Publicar Receitas</w:t>
      </w:r>
      <w:bookmarkEnd w:id="75"/>
    </w:p>
    <w:p w14:paraId="66D15FE1" w14:textId="59A61BB4" w:rsidR="000945DA" w:rsidRPr="00F03502" w:rsidRDefault="007F255E" w:rsidP="007F255E">
      <w:pPr>
        <w:rPr>
          <w:rFonts w:ascii="Arial" w:hAnsi="Arial" w:cs="Arial"/>
          <w:lang w:eastAsia="ar-SA"/>
        </w:rPr>
      </w:pPr>
      <w:r w:rsidRPr="00F03502">
        <w:rPr>
          <w:rFonts w:ascii="Arial" w:hAnsi="Arial" w:cs="Arial"/>
          <w:lang w:eastAsia="ar-SA"/>
        </w:rPr>
        <w:t>FONTE: Autor.</w:t>
      </w:r>
    </w:p>
    <w:p w14:paraId="235F61E1" w14:textId="77777777" w:rsidR="00F03502" w:rsidRPr="00F03502" w:rsidRDefault="00F03502" w:rsidP="00F03502">
      <w:pPr>
        <w:pStyle w:val="Ttulo3"/>
        <w:numPr>
          <w:ilvl w:val="2"/>
          <w:numId w:val="33"/>
        </w:numPr>
      </w:pPr>
      <w:bookmarkStart w:id="76" w:name="_Toc493014822"/>
      <w:bookmarkStart w:id="77" w:name="_Toc493017090"/>
      <w:r w:rsidRPr="00F03502">
        <w:t>Ver Receitas</w:t>
      </w:r>
      <w:bookmarkEnd w:id="76"/>
      <w:bookmarkEnd w:id="77"/>
    </w:p>
    <w:tbl>
      <w:tblPr>
        <w:tblStyle w:val="Tabelacomgrade"/>
        <w:tblW w:w="0" w:type="auto"/>
        <w:tblLook w:val="04A0" w:firstRow="1" w:lastRow="0" w:firstColumn="1" w:lastColumn="0" w:noHBand="0" w:noVBand="1"/>
      </w:tblPr>
      <w:tblGrid>
        <w:gridCol w:w="944"/>
        <w:gridCol w:w="5826"/>
        <w:gridCol w:w="1310"/>
        <w:gridCol w:w="975"/>
      </w:tblGrid>
      <w:tr w:rsidR="00F03502" w:rsidRPr="00F03502" w14:paraId="25543BC5" w14:textId="77777777" w:rsidTr="00111696">
        <w:trPr>
          <w:trHeight w:val="121"/>
        </w:trPr>
        <w:tc>
          <w:tcPr>
            <w:tcW w:w="944" w:type="dxa"/>
          </w:tcPr>
          <w:p w14:paraId="1D3ABA59"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10BB85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69AC5498"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13364DD2"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F03502" w:rsidRPr="00F03502" w14:paraId="4B1C2ABC" w14:textId="77777777" w:rsidTr="00111696">
        <w:trPr>
          <w:trHeight w:val="121"/>
        </w:trPr>
        <w:tc>
          <w:tcPr>
            <w:tcW w:w="944" w:type="dxa"/>
          </w:tcPr>
          <w:p w14:paraId="2B85BD2C"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44B71B3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ver o resumo da receita buscada para que eu possa </w:t>
            </w:r>
            <w:commentRangeStart w:id="78"/>
            <w:r w:rsidRPr="00F03502">
              <w:rPr>
                <w:rFonts w:ascii="Arial" w:eastAsia="Times New Roman" w:hAnsi="Arial" w:cs="Arial"/>
                <w:color w:val="000000" w:themeColor="text1"/>
                <w:sz w:val="24"/>
                <w:szCs w:val="24"/>
                <w:lang w:eastAsia="pt-BR"/>
              </w:rPr>
              <w:t xml:space="preserve">vizualizar </w:t>
            </w:r>
            <w:commentRangeEnd w:id="78"/>
            <w:r w:rsidR="00B35675">
              <w:rPr>
                <w:rStyle w:val="Refdecomentrio"/>
              </w:rPr>
              <w:commentReference w:id="78"/>
            </w:r>
            <w:r w:rsidRPr="00F03502">
              <w:rPr>
                <w:rFonts w:ascii="Arial" w:eastAsia="Times New Roman" w:hAnsi="Arial" w:cs="Arial"/>
                <w:color w:val="000000" w:themeColor="text1"/>
                <w:sz w:val="24"/>
                <w:szCs w:val="24"/>
                <w:lang w:eastAsia="pt-BR"/>
              </w:rPr>
              <w:t>informações adicionais como, descrição, ingredientes e tempo de preparo.</w:t>
            </w:r>
          </w:p>
        </w:tc>
        <w:tc>
          <w:tcPr>
            <w:tcW w:w="1310" w:type="dxa"/>
          </w:tcPr>
          <w:p w14:paraId="3F9B41AE"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3374F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12A04ECF" w14:textId="02A17CF9" w:rsidR="00F03502" w:rsidRPr="00F03502" w:rsidRDefault="00F03502" w:rsidP="00F03502">
      <w:pPr>
        <w:pStyle w:val="Legenda"/>
      </w:pPr>
      <w:bookmarkStart w:id="79" w:name="_Toc493017119"/>
      <w:r w:rsidRPr="00F03502">
        <w:t xml:space="preserve">Tabela </w:t>
      </w:r>
      <w:fldSimple w:instr=" SEQ Tabela \* ARABIC ">
        <w:r w:rsidR="00EA1B22">
          <w:rPr>
            <w:noProof/>
          </w:rPr>
          <w:t>12</w:t>
        </w:r>
      </w:fldSimple>
      <w:r w:rsidRPr="00F03502">
        <w:t xml:space="preserve"> - Histórias de Ver Receitas</w:t>
      </w:r>
      <w:bookmarkEnd w:id="79"/>
    </w:p>
    <w:p w14:paraId="2AFC0CE1"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4819B56" w14:textId="6307286F" w:rsidR="000945DA" w:rsidRPr="00F03502" w:rsidRDefault="000945DA">
      <w:pPr>
        <w:rPr>
          <w:rFonts w:ascii="Arial" w:hAnsi="Arial" w:cs="Arial"/>
          <w:lang w:eastAsia="ar-SA"/>
        </w:rPr>
      </w:pPr>
    </w:p>
    <w:p w14:paraId="76181E75" w14:textId="2D0B09EF" w:rsidR="000945DA" w:rsidRPr="00F03502" w:rsidRDefault="000945DA" w:rsidP="00F03502">
      <w:pPr>
        <w:pStyle w:val="Ttulo2"/>
      </w:pPr>
      <w:bookmarkStart w:id="80" w:name="_Toc493017091"/>
      <w:r w:rsidRPr="00F03502">
        <w:lastRenderedPageBreak/>
        <w:t>DIAGRAMA DE CASOS DE USO</w:t>
      </w:r>
      <w:bookmarkEnd w:id="80"/>
    </w:p>
    <w:p w14:paraId="10EF46D7" w14:textId="77777777" w:rsidR="00A56D16" w:rsidRPr="00F03502" w:rsidRDefault="00A56D16" w:rsidP="00A56D16">
      <w:pPr>
        <w:keepNext/>
        <w:rPr>
          <w:rFonts w:ascii="Arial" w:hAnsi="Arial" w:cs="Arial"/>
        </w:rPr>
      </w:pPr>
      <w:commentRangeStart w:id="81"/>
      <w:r w:rsidRPr="00F03502">
        <w:rPr>
          <w:rFonts w:ascii="Arial" w:hAnsi="Arial" w:cs="Arial"/>
          <w:noProof/>
          <w:lang w:eastAsia="pt-BR"/>
        </w:rPr>
        <w:drawing>
          <wp:inline distT="0" distB="0" distL="0" distR="0" wp14:anchorId="06751DD7" wp14:editId="5B8C51CA">
            <wp:extent cx="5493686" cy="7980598"/>
            <wp:effectExtent l="0" t="0" r="0" b="1905"/>
            <wp:docPr id="28" name="Imagem 28" descr="C:\Users\G0042204\Desktop\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0042204\Desktop\Caso de Us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0212" cy="7990078"/>
                    </a:xfrm>
                    <a:prstGeom prst="rect">
                      <a:avLst/>
                    </a:prstGeom>
                    <a:noFill/>
                    <a:ln>
                      <a:noFill/>
                    </a:ln>
                  </pic:spPr>
                </pic:pic>
              </a:graphicData>
            </a:graphic>
          </wp:inline>
        </w:drawing>
      </w:r>
      <w:commentRangeEnd w:id="81"/>
      <w:r w:rsidR="00337F3A">
        <w:rPr>
          <w:rStyle w:val="Refdecomentrio"/>
        </w:rPr>
        <w:commentReference w:id="81"/>
      </w:r>
    </w:p>
    <w:p w14:paraId="467D6FAF" w14:textId="32EF8A7C" w:rsidR="00A56D16" w:rsidRPr="00F03502" w:rsidRDefault="00A56D16" w:rsidP="00A56D16">
      <w:pPr>
        <w:pStyle w:val="Legenda"/>
      </w:pPr>
      <w:bookmarkStart w:id="82" w:name="_Toc493017144"/>
      <w:r w:rsidRPr="00F03502">
        <w:t xml:space="preserve">Figura </w:t>
      </w:r>
      <w:fldSimple w:instr=" SEQ Figura \* ARABIC ">
        <w:r w:rsidR="00EA1B22">
          <w:rPr>
            <w:noProof/>
          </w:rPr>
          <w:t>4</w:t>
        </w:r>
      </w:fldSimple>
      <w:r w:rsidRPr="00F03502">
        <w:t xml:space="preserve"> - Diagrama de Casos de Uso</w:t>
      </w:r>
      <w:bookmarkEnd w:id="82"/>
    </w:p>
    <w:p w14:paraId="24073AD8" w14:textId="3AA2E8D9" w:rsidR="00A56D16" w:rsidRPr="00F03502" w:rsidRDefault="00A56D16" w:rsidP="00A56D16">
      <w:pPr>
        <w:rPr>
          <w:rFonts w:ascii="Arial" w:hAnsi="Arial" w:cs="Arial"/>
          <w:lang w:eastAsia="ar-SA"/>
        </w:rPr>
      </w:pPr>
      <w:r w:rsidRPr="00F03502">
        <w:rPr>
          <w:rFonts w:ascii="Arial" w:hAnsi="Arial" w:cs="Arial"/>
          <w:lang w:eastAsia="ar-SA"/>
        </w:rPr>
        <w:t>FONTE: Autor.</w:t>
      </w:r>
    </w:p>
    <w:p w14:paraId="73233397" w14:textId="34C5291F" w:rsidR="00537D70" w:rsidRPr="00F03502" w:rsidRDefault="00F40A2C" w:rsidP="00F03502">
      <w:pPr>
        <w:pStyle w:val="Ttulo2"/>
      </w:pPr>
      <w:bookmarkStart w:id="83" w:name="_Toc493017092"/>
      <w:r w:rsidRPr="00F03502">
        <w:lastRenderedPageBreak/>
        <w:t>MODELO RELACIONAL NORMALIZADO</w:t>
      </w:r>
      <w:bookmarkEnd w:id="83"/>
    </w:p>
    <w:p w14:paraId="34639BB4" w14:textId="00EF79B5" w:rsidR="00537D70" w:rsidRPr="00F03502" w:rsidRDefault="00537D70" w:rsidP="00537D70">
      <w:pPr>
        <w:pStyle w:val="Remissivo2"/>
        <w:ind w:left="-709" w:firstLine="0"/>
      </w:pPr>
    </w:p>
    <w:p w14:paraId="4E203A41" w14:textId="77777777" w:rsidR="00F03502" w:rsidRPr="00F03502" w:rsidRDefault="00537D70" w:rsidP="00F03502">
      <w:pPr>
        <w:keepNext/>
        <w:rPr>
          <w:rFonts w:ascii="Arial" w:hAnsi="Arial" w:cs="Arial"/>
        </w:rPr>
      </w:pPr>
      <w:commentRangeStart w:id="84"/>
      <w:r w:rsidRPr="00F03502">
        <w:rPr>
          <w:rFonts w:ascii="Arial" w:hAnsi="Arial" w:cs="Arial"/>
          <w:noProof/>
          <w:lang w:eastAsia="pt-BR"/>
        </w:rPr>
        <w:drawing>
          <wp:inline distT="0" distB="0" distL="0" distR="0" wp14:anchorId="53FF7CD4" wp14:editId="47611227">
            <wp:extent cx="5760720" cy="3505919"/>
            <wp:effectExtent l="0" t="0" r="0" b="0"/>
            <wp:docPr id="40" name="Imagem 40" descr="C:\PAP\git\letscookModelagem\Banco de Dados\MR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AP\git\letscookModelagem\Banco de Dados\MRN 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505919"/>
                    </a:xfrm>
                    <a:prstGeom prst="rect">
                      <a:avLst/>
                    </a:prstGeom>
                    <a:noFill/>
                    <a:ln>
                      <a:noFill/>
                    </a:ln>
                  </pic:spPr>
                </pic:pic>
              </a:graphicData>
            </a:graphic>
          </wp:inline>
        </w:drawing>
      </w:r>
      <w:commentRangeEnd w:id="84"/>
      <w:r w:rsidR="00FA6A2F">
        <w:rPr>
          <w:rStyle w:val="Refdecomentrio"/>
        </w:rPr>
        <w:commentReference w:id="84"/>
      </w:r>
    </w:p>
    <w:p w14:paraId="33321FF5" w14:textId="79817D28" w:rsidR="00537D70" w:rsidRPr="00F03502" w:rsidRDefault="00F03502" w:rsidP="00F03502">
      <w:pPr>
        <w:pStyle w:val="Legenda"/>
      </w:pPr>
      <w:bookmarkStart w:id="85" w:name="_Toc493017145"/>
      <w:r w:rsidRPr="00F03502">
        <w:t xml:space="preserve">Figura </w:t>
      </w:r>
      <w:fldSimple w:instr=" SEQ Figura \* ARABIC ">
        <w:r w:rsidR="00EA1B22">
          <w:rPr>
            <w:noProof/>
          </w:rPr>
          <w:t>5</w:t>
        </w:r>
      </w:fldSimple>
      <w:r w:rsidRPr="00F03502">
        <w:t xml:space="preserve"> – MRN</w:t>
      </w:r>
      <w:bookmarkEnd w:id="85"/>
    </w:p>
    <w:p w14:paraId="0ACEF807" w14:textId="4BA0BBDD" w:rsidR="00F03502" w:rsidRPr="00F03502" w:rsidRDefault="00F03502" w:rsidP="00F03502">
      <w:pPr>
        <w:rPr>
          <w:rFonts w:ascii="Arial" w:hAnsi="Arial" w:cs="Arial"/>
          <w:lang w:eastAsia="ar-SA"/>
        </w:rPr>
      </w:pPr>
      <w:r w:rsidRPr="00F03502">
        <w:rPr>
          <w:rFonts w:ascii="Arial" w:hAnsi="Arial" w:cs="Arial"/>
          <w:lang w:eastAsia="ar-SA"/>
        </w:rPr>
        <w:t>FONTE: Autor.</w:t>
      </w:r>
    </w:p>
    <w:p w14:paraId="10B1013F" w14:textId="77777777" w:rsidR="00537D70" w:rsidRPr="00F03502" w:rsidRDefault="00537D70" w:rsidP="00537D70">
      <w:pPr>
        <w:rPr>
          <w:rFonts w:ascii="Arial" w:hAnsi="Arial" w:cs="Arial"/>
          <w:lang w:eastAsia="ar-SA"/>
        </w:rPr>
      </w:pPr>
    </w:p>
    <w:p w14:paraId="3B95DA51" w14:textId="6B29B8DB" w:rsidR="00A56D16" w:rsidRPr="00F03502" w:rsidRDefault="00A56D16" w:rsidP="00A56D16">
      <w:pPr>
        <w:pStyle w:val="Ttulo3"/>
      </w:pPr>
      <w:bookmarkStart w:id="86" w:name="_Toc493017093"/>
      <w:r w:rsidRPr="00F03502">
        <w:t>Lista de Tabelas</w:t>
      </w:r>
      <w:bookmarkEnd w:id="86"/>
    </w:p>
    <w:p w14:paraId="3AA58C51" w14:textId="2A91C9FB" w:rsidR="00F40A2C" w:rsidRPr="00F03502" w:rsidRDefault="00F40A2C" w:rsidP="00F40A2C">
      <w:pPr>
        <w:pStyle w:val="Remissivo3"/>
        <w:numPr>
          <w:ilvl w:val="0"/>
          <w:numId w:val="31"/>
        </w:numPr>
      </w:pPr>
      <w:commentRangeStart w:id="87"/>
      <w:r w:rsidRPr="00F03502">
        <w:rPr>
          <w:color w:val="424242"/>
        </w:rPr>
        <w:t>etapa de controle</w:t>
      </w:r>
    </w:p>
    <w:p w14:paraId="6F09164F" w14:textId="77777777" w:rsidR="00864592" w:rsidRPr="00F03502" w:rsidRDefault="00864592" w:rsidP="00F40A2C">
      <w:pPr>
        <w:pStyle w:val="Remissivo3"/>
        <w:numPr>
          <w:ilvl w:val="0"/>
          <w:numId w:val="31"/>
        </w:numPr>
        <w:rPr>
          <w:color w:val="424242"/>
        </w:rPr>
      </w:pPr>
      <w:r w:rsidRPr="00F03502">
        <w:rPr>
          <w:color w:val="424242"/>
        </w:rPr>
        <w:t>categoria_receita;</w:t>
      </w:r>
    </w:p>
    <w:p w14:paraId="4AA9B8F4" w14:textId="77777777" w:rsidR="00864592" w:rsidRPr="00F03502" w:rsidRDefault="00864592" w:rsidP="00F40A2C">
      <w:pPr>
        <w:pStyle w:val="Remissivo3"/>
        <w:numPr>
          <w:ilvl w:val="0"/>
          <w:numId w:val="31"/>
        </w:numPr>
        <w:rPr>
          <w:color w:val="424242"/>
        </w:rPr>
      </w:pPr>
      <w:r w:rsidRPr="00F03502">
        <w:rPr>
          <w:color w:val="424242"/>
        </w:rPr>
        <w:t>despensa_usuario;</w:t>
      </w:r>
    </w:p>
    <w:p w14:paraId="6C2943FA" w14:textId="77777777" w:rsidR="00864592" w:rsidRPr="00F03502" w:rsidRDefault="00864592" w:rsidP="00F40A2C">
      <w:pPr>
        <w:pStyle w:val="Remissivo3"/>
        <w:numPr>
          <w:ilvl w:val="0"/>
          <w:numId w:val="31"/>
        </w:numPr>
        <w:rPr>
          <w:color w:val="424242"/>
        </w:rPr>
      </w:pPr>
      <w:r w:rsidRPr="00F03502">
        <w:rPr>
          <w:color w:val="424242"/>
        </w:rPr>
        <w:t>etapa_receita;</w:t>
      </w:r>
    </w:p>
    <w:p w14:paraId="0621B7C6" w14:textId="77777777" w:rsidR="00864592" w:rsidRPr="00F03502" w:rsidRDefault="00864592" w:rsidP="00F40A2C">
      <w:pPr>
        <w:pStyle w:val="Remissivo3"/>
        <w:numPr>
          <w:ilvl w:val="0"/>
          <w:numId w:val="31"/>
        </w:numPr>
        <w:rPr>
          <w:color w:val="424242"/>
        </w:rPr>
      </w:pPr>
      <w:r w:rsidRPr="00F03502">
        <w:rPr>
          <w:color w:val="424242"/>
        </w:rPr>
        <w:t>ingrediente;</w:t>
      </w:r>
    </w:p>
    <w:p w14:paraId="5693D469" w14:textId="77777777" w:rsidR="00864592" w:rsidRPr="00F03502" w:rsidRDefault="00864592" w:rsidP="00F40A2C">
      <w:pPr>
        <w:pStyle w:val="Remissivo3"/>
        <w:numPr>
          <w:ilvl w:val="0"/>
          <w:numId w:val="31"/>
        </w:numPr>
        <w:rPr>
          <w:color w:val="424242"/>
        </w:rPr>
      </w:pPr>
      <w:r w:rsidRPr="00F03502">
        <w:rPr>
          <w:color w:val="424242"/>
        </w:rPr>
        <w:t>passo_etapa;</w:t>
      </w:r>
    </w:p>
    <w:p w14:paraId="0048A3CE" w14:textId="77777777" w:rsidR="00864592" w:rsidRPr="00F03502" w:rsidRDefault="00864592" w:rsidP="00F40A2C">
      <w:pPr>
        <w:pStyle w:val="Remissivo3"/>
        <w:numPr>
          <w:ilvl w:val="0"/>
          <w:numId w:val="31"/>
        </w:numPr>
        <w:rPr>
          <w:color w:val="424242"/>
        </w:rPr>
      </w:pPr>
      <w:r w:rsidRPr="00F03502">
        <w:rPr>
          <w:color w:val="424242"/>
        </w:rPr>
        <w:t>receita;</w:t>
      </w:r>
    </w:p>
    <w:p w14:paraId="7DC0B946" w14:textId="77777777" w:rsidR="00864592" w:rsidRPr="00F03502" w:rsidRDefault="00864592" w:rsidP="00F40A2C">
      <w:pPr>
        <w:pStyle w:val="Remissivo3"/>
        <w:numPr>
          <w:ilvl w:val="0"/>
          <w:numId w:val="31"/>
        </w:numPr>
        <w:rPr>
          <w:color w:val="424242"/>
        </w:rPr>
      </w:pPr>
      <w:r w:rsidRPr="00F03502">
        <w:rPr>
          <w:color w:val="424242"/>
        </w:rPr>
        <w:t>usuário;</w:t>
      </w:r>
    </w:p>
    <w:p w14:paraId="6590AF69" w14:textId="77777777" w:rsidR="00864592" w:rsidRPr="00F03502" w:rsidRDefault="00864592" w:rsidP="00F40A2C">
      <w:pPr>
        <w:pStyle w:val="Remissivo3"/>
        <w:numPr>
          <w:ilvl w:val="0"/>
          <w:numId w:val="31"/>
        </w:numPr>
        <w:rPr>
          <w:color w:val="424242"/>
        </w:rPr>
      </w:pPr>
      <w:r w:rsidRPr="00F03502">
        <w:rPr>
          <w:color w:val="424242"/>
        </w:rPr>
        <w:t>ingrediente_receita;</w:t>
      </w:r>
    </w:p>
    <w:p w14:paraId="7AA63678" w14:textId="77777777" w:rsidR="00864592" w:rsidRPr="00F03502" w:rsidRDefault="00864592" w:rsidP="00F40A2C">
      <w:pPr>
        <w:pStyle w:val="Remissivo3"/>
        <w:numPr>
          <w:ilvl w:val="0"/>
          <w:numId w:val="31"/>
        </w:numPr>
        <w:rPr>
          <w:color w:val="424242"/>
        </w:rPr>
      </w:pPr>
      <w:r w:rsidRPr="00F03502">
        <w:rPr>
          <w:color w:val="424242"/>
        </w:rPr>
        <w:t>ingrediente_despensa;</w:t>
      </w:r>
    </w:p>
    <w:p w14:paraId="558485F0" w14:textId="77777777" w:rsidR="00864592" w:rsidRPr="00F03502" w:rsidRDefault="00864592" w:rsidP="00F40A2C">
      <w:pPr>
        <w:pStyle w:val="Remissivo3"/>
        <w:numPr>
          <w:ilvl w:val="0"/>
          <w:numId w:val="31"/>
        </w:numPr>
        <w:rPr>
          <w:color w:val="424242"/>
        </w:rPr>
      </w:pPr>
      <w:r w:rsidRPr="00F03502">
        <w:rPr>
          <w:color w:val="424242"/>
        </w:rPr>
        <w:t>lista_compras;</w:t>
      </w:r>
    </w:p>
    <w:p w14:paraId="58133B34" w14:textId="77777777" w:rsidR="00864592" w:rsidRPr="00F03502" w:rsidRDefault="00864592" w:rsidP="00F40A2C">
      <w:pPr>
        <w:pStyle w:val="Remissivo3"/>
        <w:numPr>
          <w:ilvl w:val="0"/>
          <w:numId w:val="31"/>
        </w:numPr>
        <w:rPr>
          <w:color w:val="424242"/>
        </w:rPr>
      </w:pPr>
      <w:r w:rsidRPr="00F03502">
        <w:rPr>
          <w:color w:val="424242"/>
        </w:rPr>
        <w:t>item_lista;</w:t>
      </w:r>
    </w:p>
    <w:p w14:paraId="74D30CC2" w14:textId="77777777" w:rsidR="00864592" w:rsidRPr="00F03502" w:rsidRDefault="00864592" w:rsidP="00F40A2C">
      <w:pPr>
        <w:pStyle w:val="Remissivo3"/>
        <w:numPr>
          <w:ilvl w:val="0"/>
          <w:numId w:val="31"/>
        </w:numPr>
        <w:rPr>
          <w:color w:val="424242"/>
        </w:rPr>
      </w:pPr>
      <w:r w:rsidRPr="00F03502">
        <w:rPr>
          <w:color w:val="424242"/>
        </w:rPr>
        <w:t>comentario_usuario_receita;</w:t>
      </w:r>
    </w:p>
    <w:p w14:paraId="5F9D6AA2" w14:textId="54D3DB78" w:rsidR="00864592" w:rsidRPr="00F03502" w:rsidRDefault="00864592" w:rsidP="00F40A2C">
      <w:pPr>
        <w:pStyle w:val="Remissivo3"/>
        <w:numPr>
          <w:ilvl w:val="0"/>
          <w:numId w:val="31"/>
        </w:numPr>
        <w:rPr>
          <w:color w:val="424242"/>
        </w:rPr>
      </w:pPr>
      <w:r w:rsidRPr="00F03502">
        <w:rPr>
          <w:color w:val="424242"/>
        </w:rPr>
        <w:t>avaliacao_usuario_receita</w:t>
      </w:r>
      <w:r w:rsidR="0068480D" w:rsidRPr="00F03502">
        <w:rPr>
          <w:color w:val="424242"/>
        </w:rPr>
        <w:t>.</w:t>
      </w:r>
      <w:commentRangeEnd w:id="87"/>
      <w:r w:rsidR="00B35322">
        <w:rPr>
          <w:rStyle w:val="Refdecomentrio"/>
          <w:rFonts w:ascii="Calibri" w:eastAsia="Calibri" w:hAnsi="Calibri" w:cs="Times New Roman"/>
          <w:lang w:eastAsia="en-US"/>
        </w:rPr>
        <w:commentReference w:id="87"/>
      </w:r>
    </w:p>
    <w:p w14:paraId="25521331" w14:textId="3824048A" w:rsidR="00864592" w:rsidRPr="00F03502" w:rsidRDefault="00864592" w:rsidP="00864592">
      <w:pPr>
        <w:pStyle w:val="Remissivo3"/>
      </w:pPr>
    </w:p>
    <w:p w14:paraId="1FAA9745" w14:textId="7EA16484" w:rsidR="00537D70" w:rsidRPr="00F03502" w:rsidRDefault="00537D70" w:rsidP="00537D70">
      <w:pPr>
        <w:rPr>
          <w:rFonts w:ascii="Arial" w:hAnsi="Arial" w:cs="Arial"/>
          <w:lang w:eastAsia="ar-SA"/>
        </w:rPr>
      </w:pPr>
      <w:r w:rsidRPr="00F03502">
        <w:rPr>
          <w:rFonts w:ascii="Arial" w:hAnsi="Arial" w:cs="Arial"/>
          <w:lang w:eastAsia="ar-SA"/>
        </w:rPr>
        <w:br w:type="page"/>
      </w:r>
    </w:p>
    <w:p w14:paraId="5C141ADE" w14:textId="5A9C167F" w:rsidR="00F40A2C" w:rsidRPr="00F03502" w:rsidRDefault="00F40A2C" w:rsidP="00F40A2C">
      <w:pPr>
        <w:pStyle w:val="Ttulo3"/>
      </w:pPr>
      <w:bookmarkStart w:id="88" w:name="_Toc493017094"/>
      <w:r w:rsidRPr="00F03502">
        <w:lastRenderedPageBreak/>
        <w:t>Dicionário de Dados</w:t>
      </w:r>
      <w:bookmarkEnd w:id="88"/>
    </w:p>
    <w:p w14:paraId="3117FA34" w14:textId="77777777" w:rsidR="00F40A2C" w:rsidRPr="00F03502" w:rsidRDefault="00F40A2C" w:rsidP="00F40A2C">
      <w:pPr>
        <w:pStyle w:val="Remissivo3"/>
        <w:rPr>
          <w:sz w:val="20"/>
        </w:rPr>
      </w:pP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7CBF6D9F"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2A0C557"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categoria_receita – Categoria da Receita</w:t>
            </w:r>
          </w:p>
        </w:tc>
      </w:tr>
      <w:tr w:rsidR="00F40A2C" w:rsidRPr="00F03502" w14:paraId="0925806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DD76DA"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5E4C8B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EBBEF3E" w14:textId="77777777" w:rsidR="00F40A2C" w:rsidRPr="00F03502" w:rsidRDefault="00F40A2C" w:rsidP="00111696">
            <w:pPr>
              <w:ind w:left="708" w:hanging="708"/>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AD619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28D025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069F709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2DAE1D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BB090E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961" w:type="dxa"/>
            <w:hideMark/>
          </w:tcPr>
          <w:p w14:paraId="0FB2B55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E31197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5E29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8026BD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FF0A8D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E89483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A4749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718D1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6E39E5C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7B0485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CAA2AE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273D40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3E250A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C3C813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36DD1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BCCDD0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7D4914CF" w14:textId="77777777" w:rsidR="00F40A2C" w:rsidRPr="00F03502" w:rsidRDefault="00F40A2C" w:rsidP="0068480D">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bl>
    <w:p w14:paraId="40D487FA" w14:textId="40342E33" w:rsidR="00F40A2C" w:rsidRPr="00F03502" w:rsidRDefault="0068480D" w:rsidP="0068480D">
      <w:pPr>
        <w:pStyle w:val="Legenda"/>
      </w:pPr>
      <w:bookmarkStart w:id="89" w:name="_Toc493017120"/>
      <w:r w:rsidRPr="00F03502">
        <w:t xml:space="preserve">Tabela </w:t>
      </w:r>
      <w:fldSimple w:instr=" SEQ Tabela \* ARABIC ">
        <w:r w:rsidR="00EA1B22">
          <w:rPr>
            <w:noProof/>
          </w:rPr>
          <w:t>13</w:t>
        </w:r>
      </w:fldSimple>
      <w:r w:rsidRPr="00F03502">
        <w:t xml:space="preserve"> - </w:t>
      </w:r>
      <w:r w:rsidR="00866207" w:rsidRPr="00F03502">
        <w:t xml:space="preserve">Tabela de </w:t>
      </w:r>
      <w:r w:rsidRPr="00F03502">
        <w:t>Categoria da Receita</w:t>
      </w:r>
      <w:bookmarkEnd w:id="89"/>
    </w:p>
    <w:p w14:paraId="7BCB6330" w14:textId="63F9B7E6"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139"/>
        <w:gridCol w:w="1239"/>
        <w:gridCol w:w="561"/>
        <w:gridCol w:w="583"/>
        <w:gridCol w:w="583"/>
        <w:gridCol w:w="894"/>
        <w:gridCol w:w="3643"/>
      </w:tblGrid>
      <w:tr w:rsidR="00F40A2C" w:rsidRPr="00F03502" w14:paraId="79F90988"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4714F39"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 xml:space="preserve">Tabela: </w:t>
            </w:r>
            <w:r w:rsidRPr="00F03502">
              <w:rPr>
                <w:rFonts w:ascii="Arial" w:eastAsia="Times New Roman" w:hAnsi="Arial" w:cs="Arial"/>
                <w:b w:val="0"/>
                <w:bCs w:val="0"/>
                <w:sz w:val="20"/>
                <w:szCs w:val="24"/>
                <w:lang w:eastAsia="pt-BR"/>
              </w:rPr>
              <w:t>despensa_usuario – Despensa do Usuário</w:t>
            </w:r>
          </w:p>
        </w:tc>
      </w:tr>
      <w:tr w:rsidR="00F40A2C" w:rsidRPr="00F03502" w14:paraId="40CF0C5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1EF9FB7"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A22B8E8"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2185B49"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5B72F3E2"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403024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27C8F67"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96422D"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2275976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10" w:type="dxa"/>
            <w:hideMark/>
          </w:tcPr>
          <w:p w14:paraId="143F440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34ADE6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1C84BC" w14:textId="77777777" w:rsidR="00F40A2C" w:rsidRPr="00F03502" w:rsidRDefault="00F40A2C" w:rsidP="00111696">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id</w:t>
            </w:r>
          </w:p>
        </w:tc>
        <w:tc>
          <w:tcPr>
            <w:tcW w:w="0" w:type="auto"/>
            <w:hideMark/>
          </w:tcPr>
          <w:p w14:paraId="3E1CDBB7"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425D6E4"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6AB1E535"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45B3102C"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018053BC"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33190E6B"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primária</w:t>
            </w:r>
          </w:p>
        </w:tc>
      </w:tr>
      <w:tr w:rsidR="00F40A2C" w:rsidRPr="00F03502" w14:paraId="3B623B9F"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4A4348AF" w14:textId="77777777" w:rsidR="00F40A2C" w:rsidRPr="00F03502" w:rsidRDefault="00F40A2C" w:rsidP="00111696">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usuario_id</w:t>
            </w:r>
          </w:p>
        </w:tc>
        <w:tc>
          <w:tcPr>
            <w:tcW w:w="0" w:type="auto"/>
            <w:hideMark/>
          </w:tcPr>
          <w:p w14:paraId="12483E57"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88C3E22"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73896D6"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10FF6C95"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1F545A1"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297CFF7E" w14:textId="77777777" w:rsidR="00F40A2C" w:rsidRPr="00F03502" w:rsidRDefault="00F40A2C" w:rsidP="0068480D">
            <w:pPr>
              <w:keepNext/>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estrangeira do Usuário</w:t>
            </w:r>
          </w:p>
        </w:tc>
      </w:tr>
    </w:tbl>
    <w:p w14:paraId="42961B1A" w14:textId="38D96B79" w:rsidR="00F40A2C" w:rsidRPr="00F03502" w:rsidRDefault="0068480D" w:rsidP="0068480D">
      <w:pPr>
        <w:pStyle w:val="Legenda"/>
      </w:pPr>
      <w:bookmarkStart w:id="90" w:name="_Toc493017121"/>
      <w:r w:rsidRPr="00F03502">
        <w:t xml:space="preserve">Tabela </w:t>
      </w:r>
      <w:fldSimple w:instr=" SEQ Tabela \* ARABIC ">
        <w:r w:rsidR="00EA1B22">
          <w:rPr>
            <w:noProof/>
          </w:rPr>
          <w:t>14</w:t>
        </w:r>
      </w:fldSimple>
      <w:r w:rsidRPr="00F03502">
        <w:t xml:space="preserve"> – </w:t>
      </w:r>
      <w:r w:rsidR="00866207" w:rsidRPr="00F03502">
        <w:t xml:space="preserve"> Tabela de </w:t>
      </w:r>
      <w:r w:rsidRPr="00F03502">
        <w:t>Despensa do Usuário</w:t>
      </w:r>
      <w:bookmarkEnd w:id="90"/>
    </w:p>
    <w:p w14:paraId="0BCFFE97" w14:textId="56EC4262"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84"/>
        <w:gridCol w:w="1661"/>
        <w:gridCol w:w="561"/>
        <w:gridCol w:w="583"/>
        <w:gridCol w:w="583"/>
        <w:gridCol w:w="894"/>
        <w:gridCol w:w="3276"/>
      </w:tblGrid>
      <w:tr w:rsidR="00F40A2C" w:rsidRPr="00F03502" w14:paraId="2C346DFA"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139A9435"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etapa_receita – Etapa da Receita</w:t>
            </w:r>
          </w:p>
        </w:tc>
      </w:tr>
      <w:tr w:rsidR="00F40A2C" w:rsidRPr="00F03502" w14:paraId="2E12CB0C"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6BD68D"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CADC3F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2044D86"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A1ED01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2B20F37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A290D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3F899B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32E82C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60" w:type="dxa"/>
            <w:hideMark/>
          </w:tcPr>
          <w:p w14:paraId="5A5C296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DF80BFE"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3A94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C10A3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7B2A80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BE483D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8A26F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A8FE14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2CC2F32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8226C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FF0F8C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1A84942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3570C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34EB8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53D1E9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4CA903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A0C861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etapa</w:t>
            </w:r>
          </w:p>
        </w:tc>
      </w:tr>
      <w:tr w:rsidR="00F40A2C" w:rsidRPr="00F03502" w14:paraId="6885AAC2"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79AFB"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55A1697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C581C1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B39EBE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1CD9F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5E182C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76428F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da Etapa</w:t>
            </w:r>
          </w:p>
        </w:tc>
      </w:tr>
      <w:tr w:rsidR="00F40A2C" w:rsidRPr="00F03502" w14:paraId="2C11E2B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AF4B26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6E43F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932F78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34F063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9ADE5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37820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7F84FE04" w14:textId="77777777" w:rsidR="00F40A2C" w:rsidRPr="00F03502" w:rsidRDefault="00F40A2C" w:rsidP="00866207">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bl>
    <w:p w14:paraId="4533DC67" w14:textId="7111894E" w:rsidR="00F40A2C" w:rsidRPr="00F03502" w:rsidRDefault="00866207" w:rsidP="00866207">
      <w:pPr>
        <w:pStyle w:val="Legenda"/>
      </w:pPr>
      <w:bookmarkStart w:id="91" w:name="_Toc493017122"/>
      <w:r w:rsidRPr="00F03502">
        <w:t xml:space="preserve">Tabela </w:t>
      </w:r>
      <w:fldSimple w:instr=" SEQ Tabela \* ARABIC ">
        <w:r w:rsidR="00EA1B22">
          <w:rPr>
            <w:noProof/>
          </w:rPr>
          <w:t>15</w:t>
        </w:r>
      </w:fldSimple>
      <w:r w:rsidRPr="00F03502">
        <w:t xml:space="preserve"> – Tabela de Etapa da Receita</w:t>
      </w:r>
      <w:bookmarkEnd w:id="91"/>
    </w:p>
    <w:p w14:paraId="4767B3DD" w14:textId="6DC291F1" w:rsidR="0068480D" w:rsidRPr="00F03502" w:rsidRDefault="00537D70" w:rsidP="00537D70">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67F2B231"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19B254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 – Ingredientes</w:t>
            </w:r>
          </w:p>
        </w:tc>
      </w:tr>
      <w:tr w:rsidR="00F40A2C" w:rsidRPr="00F03502" w14:paraId="0EBAFA9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AAFD0E"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EF2FC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62B8FE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03B603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0E7D22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18764C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D52802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310B119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91" w:type="dxa"/>
            <w:hideMark/>
          </w:tcPr>
          <w:p w14:paraId="10ADA06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71DE82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91DD7"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66CAA9A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7DA6E3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C3F17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512BA1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7910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017E58B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9614973"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015FF63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5974627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0F2063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E6080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CF0BB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028D5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7CF5B65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Ingrediente</w:t>
            </w:r>
          </w:p>
        </w:tc>
      </w:tr>
      <w:tr w:rsidR="00F40A2C" w:rsidRPr="00F03502" w14:paraId="6519FBB0"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BB5BE"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0788025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7CE353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CDC83F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2BFF77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98594C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34A97C8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do Ingrediente</w:t>
            </w:r>
          </w:p>
        </w:tc>
      </w:tr>
      <w:tr w:rsidR="00F40A2C" w:rsidRPr="00F03502" w14:paraId="53EBFBE5"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0D969D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1FBDAA2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A35869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279225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6B1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6DC1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54B58CEB" w14:textId="77777777" w:rsidR="00F40A2C" w:rsidRPr="00F03502" w:rsidRDefault="00F40A2C" w:rsidP="00537D70">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Ingrediente Enumerado (Sólido/Líquido);</w:t>
            </w:r>
          </w:p>
        </w:tc>
      </w:tr>
    </w:tbl>
    <w:p w14:paraId="1F2B68F2" w14:textId="695D1C24" w:rsidR="00F40A2C" w:rsidRPr="00F03502" w:rsidRDefault="00537D70" w:rsidP="00537D70">
      <w:pPr>
        <w:pStyle w:val="Legenda"/>
      </w:pPr>
      <w:bookmarkStart w:id="92" w:name="_Toc493017123"/>
      <w:r w:rsidRPr="00F03502">
        <w:t xml:space="preserve">Tabela </w:t>
      </w:r>
      <w:fldSimple w:instr=" SEQ Tabela \* ARABIC ">
        <w:r w:rsidR="00EA1B22">
          <w:rPr>
            <w:noProof/>
          </w:rPr>
          <w:t>16</w:t>
        </w:r>
      </w:fldSimple>
      <w:r w:rsidRPr="00F03502">
        <w:t xml:space="preserve"> - Tabela de Ingredientes</w:t>
      </w:r>
      <w:bookmarkEnd w:id="92"/>
    </w:p>
    <w:p w14:paraId="75C2FC10" w14:textId="77777777" w:rsidR="00537D70" w:rsidRPr="00F03502" w:rsidRDefault="00537D70" w:rsidP="00537D70">
      <w:pPr>
        <w:rPr>
          <w:rFonts w:ascii="Arial" w:hAnsi="Arial" w:cs="Arial"/>
          <w:lang w:eastAsia="ar-SA"/>
        </w:rPr>
      </w:pPr>
      <w:r w:rsidRPr="00F03502">
        <w:rPr>
          <w:rFonts w:ascii="Arial" w:hAnsi="Arial" w:cs="Arial"/>
          <w:lang w:eastAsia="ar-SA"/>
        </w:rPr>
        <w:t>Fonte: Autor.</w:t>
      </w:r>
    </w:p>
    <w:p w14:paraId="46C57D67" w14:textId="77777777" w:rsidR="00537D70" w:rsidRPr="00F03502" w:rsidRDefault="00537D70" w:rsidP="00537D70">
      <w:pPr>
        <w:rPr>
          <w:rFonts w:ascii="Arial" w:hAnsi="Arial" w:cs="Arial"/>
          <w:lang w:eastAsia="ar-SA"/>
        </w:rPr>
      </w:pPr>
    </w:p>
    <w:p w14:paraId="70027343" w14:textId="77777777" w:rsidR="00F40A2C" w:rsidRPr="00F03502" w:rsidRDefault="00F40A2C">
      <w:pP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p>
    <w:p w14:paraId="31F7A56C" w14:textId="77777777" w:rsidR="00F40A2C" w:rsidRPr="00F03502" w:rsidRDefault="00F40A2C" w:rsidP="00F40A2C">
      <w:pPr>
        <w:spacing w:after="0" w:line="240" w:lineRule="auto"/>
        <w:rPr>
          <w:rFonts w:ascii="Arial" w:eastAsia="Times New Roman" w:hAnsi="Arial" w:cs="Arial"/>
          <w:sz w:val="20"/>
          <w:szCs w:val="24"/>
          <w:lang w:eastAsia="pt-BR"/>
        </w:rPr>
      </w:pPr>
    </w:p>
    <w:tbl>
      <w:tblPr>
        <w:tblStyle w:val="TabeladeGrade6Colorida"/>
        <w:tblW w:w="8642" w:type="dxa"/>
        <w:tblLook w:val="04A0" w:firstRow="1" w:lastRow="0" w:firstColumn="1" w:lastColumn="0" w:noHBand="0" w:noVBand="1"/>
      </w:tblPr>
      <w:tblGrid>
        <w:gridCol w:w="1095"/>
        <w:gridCol w:w="1550"/>
        <w:gridCol w:w="583"/>
        <w:gridCol w:w="583"/>
        <w:gridCol w:w="583"/>
        <w:gridCol w:w="894"/>
        <w:gridCol w:w="3354"/>
      </w:tblGrid>
      <w:tr w:rsidR="00F40A2C" w:rsidRPr="00F03502" w14:paraId="5D0A7565"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F65BCD7"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passo_etapa – Passo da Etapa da Receita</w:t>
            </w:r>
          </w:p>
        </w:tc>
      </w:tr>
      <w:tr w:rsidR="00F40A2C" w:rsidRPr="00F03502" w14:paraId="2FF971A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546961B"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6A7B5D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0F8A30F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38471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B03478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57DC65A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3D33AB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257862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50" w:type="dxa"/>
            <w:hideMark/>
          </w:tcPr>
          <w:p w14:paraId="72C264F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12AE91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8CC4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5C2B13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146B0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5A0D2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B6B04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795BFA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6E7441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11FF75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63CD19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w:t>
            </w:r>
          </w:p>
        </w:tc>
        <w:tc>
          <w:tcPr>
            <w:tcW w:w="0" w:type="auto"/>
            <w:hideMark/>
          </w:tcPr>
          <w:p w14:paraId="0640D36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7FFB494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636CC0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F3D50F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E576D8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0B1148B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do Passo</w:t>
            </w:r>
          </w:p>
        </w:tc>
      </w:tr>
      <w:tr w:rsidR="00F40A2C" w:rsidRPr="00F03502" w14:paraId="3021E1F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6184E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62353F4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2FC9761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EC3138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D152C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56248C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268DFCA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do passo (Normal/Temporal)</w:t>
            </w:r>
          </w:p>
        </w:tc>
      </w:tr>
      <w:tr w:rsidR="00F40A2C" w:rsidRPr="00F03502" w14:paraId="3F78F1FF"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EE6980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0F62E9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095A33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7A3A9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ACA35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03635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5B073B4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do passo</w:t>
            </w:r>
          </w:p>
        </w:tc>
      </w:tr>
      <w:tr w:rsidR="00F40A2C" w:rsidRPr="00F03502" w14:paraId="1B05676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8A51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etapa_id</w:t>
            </w:r>
          </w:p>
        </w:tc>
        <w:tc>
          <w:tcPr>
            <w:tcW w:w="0" w:type="auto"/>
            <w:hideMark/>
          </w:tcPr>
          <w:p w14:paraId="011355C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DCF74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AB593A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2EED06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EBDCBC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23F21E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Etapa</w:t>
            </w:r>
          </w:p>
        </w:tc>
      </w:tr>
      <w:tr w:rsidR="00F40A2C" w:rsidRPr="00F03502" w14:paraId="6AD0835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95BA56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minPasso</w:t>
            </w:r>
          </w:p>
        </w:tc>
        <w:tc>
          <w:tcPr>
            <w:tcW w:w="0" w:type="auto"/>
            <w:hideMark/>
          </w:tcPr>
          <w:p w14:paraId="0BE4CD2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639F83F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995C3E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88C7A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760835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4C9AD45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de duração para o passo</w:t>
            </w:r>
          </w:p>
        </w:tc>
      </w:tr>
      <w:tr w:rsidR="00F40A2C" w:rsidRPr="00F03502" w14:paraId="74B0C18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B7ED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dica</w:t>
            </w:r>
          </w:p>
        </w:tc>
        <w:tc>
          <w:tcPr>
            <w:tcW w:w="0" w:type="auto"/>
            <w:hideMark/>
          </w:tcPr>
          <w:p w14:paraId="574ED19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5CC01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E68FF9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D2166F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57722C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667D6C4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Dica para realizar o passo.</w:t>
            </w:r>
          </w:p>
        </w:tc>
      </w:tr>
    </w:tbl>
    <w:p w14:paraId="3BFD460A" w14:textId="78B240F4" w:rsidR="00F40A2C" w:rsidRPr="00F03502" w:rsidRDefault="00F03502" w:rsidP="00F03502">
      <w:pPr>
        <w:pStyle w:val="Legenda"/>
      </w:pPr>
      <w:bookmarkStart w:id="93" w:name="_Toc493017124"/>
      <w:r w:rsidRPr="00F03502">
        <w:t xml:space="preserve">Tabela </w:t>
      </w:r>
      <w:fldSimple w:instr=" SEQ Tabela \* ARABIC ">
        <w:r w:rsidR="00EA1B22">
          <w:rPr>
            <w:noProof/>
          </w:rPr>
          <w:t>17</w:t>
        </w:r>
      </w:fldSimple>
      <w:r w:rsidRPr="00F03502">
        <w:t>- Tabela Passo da Etapa</w:t>
      </w:r>
      <w:bookmarkEnd w:id="93"/>
    </w:p>
    <w:p w14:paraId="74053D16" w14:textId="4DB45063"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350"/>
        <w:gridCol w:w="1661"/>
        <w:gridCol w:w="561"/>
        <w:gridCol w:w="583"/>
        <w:gridCol w:w="583"/>
        <w:gridCol w:w="894"/>
        <w:gridCol w:w="3010"/>
      </w:tblGrid>
      <w:tr w:rsidR="00F40A2C" w:rsidRPr="00F03502" w14:paraId="5F0FD5E8"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E74B9F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receita - Receitas</w:t>
            </w:r>
          </w:p>
        </w:tc>
      </w:tr>
      <w:tr w:rsidR="00F40A2C" w:rsidRPr="00F03502" w14:paraId="4D640435"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D8E0BB4"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EE0D888"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1023D0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DEAD10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46139C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0F2716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F4EAF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51E6ACD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010" w:type="dxa"/>
            <w:hideMark/>
          </w:tcPr>
          <w:p w14:paraId="1981AD4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C77F24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F902E"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5AB061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D1537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1FF54F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B6A457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6F6DA1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1A714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0CAD4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097617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descricao</w:t>
            </w:r>
          </w:p>
        </w:tc>
        <w:tc>
          <w:tcPr>
            <w:tcW w:w="0" w:type="auto"/>
            <w:hideMark/>
          </w:tcPr>
          <w:p w14:paraId="7A82145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53948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07655D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C8D02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E581D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FB20F9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da Receita</w:t>
            </w:r>
          </w:p>
        </w:tc>
      </w:tr>
      <w:tr w:rsidR="00F40A2C" w:rsidRPr="00F03502" w14:paraId="37D4C77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F868E"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4DB9DDA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6E7981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7179A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55F75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EFE39A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9F71B0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da Receita</w:t>
            </w:r>
          </w:p>
        </w:tc>
      </w:tr>
      <w:tr w:rsidR="00F40A2C" w:rsidRPr="00F03502" w14:paraId="712E622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8F4031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minsPreparo</w:t>
            </w:r>
          </w:p>
        </w:tc>
        <w:tc>
          <w:tcPr>
            <w:tcW w:w="0" w:type="auto"/>
            <w:hideMark/>
          </w:tcPr>
          <w:p w14:paraId="4428007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INT(11)</w:t>
            </w:r>
          </w:p>
        </w:tc>
        <w:tc>
          <w:tcPr>
            <w:tcW w:w="0" w:type="auto"/>
            <w:hideMark/>
          </w:tcPr>
          <w:p w14:paraId="4DA6D78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A7516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1E9A8F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C03E47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C5FC5A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necessários para preparar a Receita</w:t>
            </w:r>
          </w:p>
        </w:tc>
      </w:tr>
      <w:tr w:rsidR="00F40A2C" w:rsidRPr="00F03502" w14:paraId="55784682"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8146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8B3DA6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56CFA97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7A43B1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27B3EB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D22B5C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A5248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r w:rsidR="00F40A2C" w:rsidRPr="00F03502" w14:paraId="6D4B8E4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35CAC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64B147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011DC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856AED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D85E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85FD2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714E8B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da Receita (Enumerado)</w:t>
            </w:r>
          </w:p>
        </w:tc>
      </w:tr>
      <w:tr w:rsidR="00F40A2C" w:rsidRPr="00F03502" w14:paraId="0EC8E2E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D807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categoria_id</w:t>
            </w:r>
          </w:p>
        </w:tc>
        <w:tc>
          <w:tcPr>
            <w:tcW w:w="0" w:type="auto"/>
            <w:hideMark/>
          </w:tcPr>
          <w:p w14:paraId="63567D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81D0FA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EF496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FE08B7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452A51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194A69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Categoria da Receita</w:t>
            </w:r>
          </w:p>
        </w:tc>
      </w:tr>
      <w:tr w:rsidR="00F40A2C" w:rsidRPr="00F03502" w14:paraId="08D1073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4BB47F4B"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criador_id</w:t>
            </w:r>
          </w:p>
        </w:tc>
        <w:tc>
          <w:tcPr>
            <w:tcW w:w="0" w:type="auto"/>
            <w:hideMark/>
          </w:tcPr>
          <w:p w14:paraId="66844AD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C3912B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8F0DA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0BBB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025E73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922D84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560DE15B" w14:textId="2FE735FF" w:rsidR="00F40A2C" w:rsidRPr="00F03502" w:rsidRDefault="00F03502" w:rsidP="00F03502">
      <w:pPr>
        <w:pStyle w:val="Legenda"/>
      </w:pPr>
      <w:bookmarkStart w:id="94" w:name="_Toc493017125"/>
      <w:r w:rsidRPr="00F03502">
        <w:t xml:space="preserve">Tabela </w:t>
      </w:r>
      <w:fldSimple w:instr=" SEQ Tabela \* ARABIC ">
        <w:r w:rsidR="00EA1B22">
          <w:rPr>
            <w:noProof/>
          </w:rPr>
          <w:t>18</w:t>
        </w:r>
      </w:fldSimple>
      <w:r w:rsidRPr="00F03502">
        <w:t xml:space="preserve"> - Tabela Receitas</w:t>
      </w:r>
      <w:bookmarkEnd w:id="94"/>
    </w:p>
    <w:p w14:paraId="2468531A" w14:textId="66022F1D"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61"/>
        <w:gridCol w:w="1661"/>
        <w:gridCol w:w="561"/>
        <w:gridCol w:w="583"/>
        <w:gridCol w:w="583"/>
        <w:gridCol w:w="894"/>
        <w:gridCol w:w="3299"/>
      </w:tblGrid>
      <w:tr w:rsidR="00F40A2C" w:rsidRPr="00F03502" w14:paraId="10056C11"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D8B31E1"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usuário - Usuário</w:t>
            </w:r>
          </w:p>
        </w:tc>
      </w:tr>
      <w:tr w:rsidR="00F40A2C" w:rsidRPr="00F03502" w14:paraId="5ED06744"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0F8E3C"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452FD6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C1682E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6A7D02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EE9168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F12E36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2AAF2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43131FD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71" w:type="dxa"/>
            <w:hideMark/>
          </w:tcPr>
          <w:p w14:paraId="4FB9C1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231A6B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D0BFC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95ACB5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B38182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20395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E9B149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72A65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3F65747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7904A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5D577C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dataNasc</w:t>
            </w:r>
          </w:p>
        </w:tc>
        <w:tc>
          <w:tcPr>
            <w:tcW w:w="0" w:type="auto"/>
            <w:hideMark/>
          </w:tcPr>
          <w:p w14:paraId="5960B0B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6D68F2E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E3BD3F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3EDC2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8FC98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32732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de Nascimento do Usuário</w:t>
            </w:r>
          </w:p>
        </w:tc>
      </w:tr>
      <w:tr w:rsidR="00F40A2C" w:rsidRPr="00F03502" w14:paraId="2703C5D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5225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email</w:t>
            </w:r>
          </w:p>
        </w:tc>
        <w:tc>
          <w:tcPr>
            <w:tcW w:w="0" w:type="auto"/>
            <w:hideMark/>
          </w:tcPr>
          <w:p w14:paraId="73F30DA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E5F22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2BF0F2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6B49D7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09995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4CD13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E-mail do Usuário</w:t>
            </w:r>
          </w:p>
        </w:tc>
      </w:tr>
      <w:tr w:rsidR="00F40A2C" w:rsidRPr="00F03502" w14:paraId="4818A3E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56C970D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senha</w:t>
            </w:r>
          </w:p>
        </w:tc>
        <w:tc>
          <w:tcPr>
            <w:tcW w:w="0" w:type="auto"/>
            <w:hideMark/>
          </w:tcPr>
          <w:p w14:paraId="08F9E6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5FD6E0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72E2A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06EE27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F38E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42AED4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MD5 da senha do Usuário</w:t>
            </w:r>
          </w:p>
        </w:tc>
      </w:tr>
    </w:tbl>
    <w:p w14:paraId="7454BF3D" w14:textId="4E62D2C8" w:rsidR="00F40A2C" w:rsidRPr="00F03502" w:rsidRDefault="00F03502" w:rsidP="00F03502">
      <w:pPr>
        <w:pStyle w:val="Legenda"/>
      </w:pPr>
      <w:bookmarkStart w:id="95" w:name="_Toc493017126"/>
      <w:r w:rsidRPr="00F03502">
        <w:t xml:space="preserve">Tabela </w:t>
      </w:r>
      <w:fldSimple w:instr=" SEQ Tabela \* ARABIC ">
        <w:r w:rsidR="00EA1B22">
          <w:rPr>
            <w:noProof/>
          </w:rPr>
          <w:t>19</w:t>
        </w:r>
      </w:fldSimple>
      <w:r w:rsidRPr="00F03502">
        <w:t xml:space="preserve"> - Tabela Usuário</w:t>
      </w:r>
      <w:bookmarkEnd w:id="95"/>
    </w:p>
    <w:p w14:paraId="134AD3DE" w14:textId="67FA8D54"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696"/>
        <w:gridCol w:w="1550"/>
        <w:gridCol w:w="561"/>
        <w:gridCol w:w="583"/>
        <w:gridCol w:w="583"/>
        <w:gridCol w:w="894"/>
        <w:gridCol w:w="2775"/>
      </w:tblGrid>
      <w:tr w:rsidR="00F40A2C" w:rsidRPr="00F03502" w14:paraId="2297FD4B"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397DB2"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ingrediente_receita – Ingredientes vinculados a Receita</w:t>
            </w:r>
          </w:p>
        </w:tc>
      </w:tr>
      <w:tr w:rsidR="00F40A2C" w:rsidRPr="00F03502" w14:paraId="23CFD1EA"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DCE1D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F1091C"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6B4C05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F42DA1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12B6599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8979B2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6B28ABF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125B145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180" w:type="dxa"/>
            <w:hideMark/>
          </w:tcPr>
          <w:p w14:paraId="4B289BE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8DF424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7797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CFBEC0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7999C0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B04C00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048429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F3021A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486F7D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2F5A6B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7FEA70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quant</w:t>
            </w:r>
          </w:p>
        </w:tc>
        <w:tc>
          <w:tcPr>
            <w:tcW w:w="0" w:type="auto"/>
            <w:hideMark/>
          </w:tcPr>
          <w:p w14:paraId="7F5BE1A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02ECE9F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5D7520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3FA4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55EED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7B918B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Quantidade do Ingrediente</w:t>
            </w:r>
          </w:p>
        </w:tc>
      </w:tr>
      <w:tr w:rsidR="00F40A2C" w:rsidRPr="00F03502" w14:paraId="1516E48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A18A5"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unidade_medida</w:t>
            </w:r>
          </w:p>
        </w:tc>
        <w:tc>
          <w:tcPr>
            <w:tcW w:w="0" w:type="auto"/>
            <w:hideMark/>
          </w:tcPr>
          <w:p w14:paraId="2F603B1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19C706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44774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A1194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35409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2A04CC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Unidade de Medida</w:t>
            </w:r>
          </w:p>
        </w:tc>
      </w:tr>
      <w:tr w:rsidR="00F40A2C" w:rsidRPr="00F03502" w14:paraId="4273AE78"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A48E14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F77EB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9C614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F1F2EA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4EB9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91F156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0883C6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262DA47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F8FDCB"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6D2D4A8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D9131E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3527F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4A101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58C78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CEC741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400B3F79" w14:textId="7546D57D" w:rsidR="00F40A2C" w:rsidRPr="00F03502" w:rsidRDefault="00F03502" w:rsidP="00F03502">
      <w:pPr>
        <w:pStyle w:val="Legenda"/>
      </w:pPr>
      <w:bookmarkStart w:id="96" w:name="_Toc493017127"/>
      <w:r w:rsidRPr="00F03502">
        <w:t xml:space="preserve">Tabela </w:t>
      </w:r>
      <w:fldSimple w:instr=" SEQ Tabela \* ARABIC ">
        <w:r w:rsidR="00EA1B22">
          <w:rPr>
            <w:noProof/>
          </w:rPr>
          <w:t>20</w:t>
        </w:r>
      </w:fldSimple>
      <w:r w:rsidRPr="00F03502">
        <w:t xml:space="preserve"> - Ingredientes Vinculados a Receita</w:t>
      </w:r>
      <w:bookmarkEnd w:id="96"/>
    </w:p>
    <w:p w14:paraId="7D9CD306" w14:textId="131AAF4C"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2118"/>
        <w:gridCol w:w="1239"/>
        <w:gridCol w:w="561"/>
        <w:gridCol w:w="583"/>
        <w:gridCol w:w="583"/>
        <w:gridCol w:w="894"/>
        <w:gridCol w:w="2664"/>
      </w:tblGrid>
      <w:tr w:rsidR="00F40A2C" w:rsidRPr="00F03502" w14:paraId="266AA542"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0A8EE16C"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ingrediente_despensa - Ingredientes vinculados a Despensa</w:t>
            </w:r>
          </w:p>
        </w:tc>
      </w:tr>
      <w:tr w:rsidR="00F40A2C" w:rsidRPr="00F03502" w14:paraId="4E99EC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529138"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lastRenderedPageBreak/>
              <w:t>Atributos</w:t>
            </w:r>
          </w:p>
        </w:tc>
      </w:tr>
      <w:tr w:rsidR="00F40A2C" w:rsidRPr="00F03502" w14:paraId="105B2FA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19B92A"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FE12D9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C9ECF9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38E23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EF2E61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771EF1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64" w:type="dxa"/>
            <w:hideMark/>
          </w:tcPr>
          <w:p w14:paraId="18EE7DC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119400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EF727"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9C477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56E983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ED1623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B1F70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5F9F7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067567B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013D9A"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20BB521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despensa_usuario_id</w:t>
            </w:r>
          </w:p>
        </w:tc>
        <w:tc>
          <w:tcPr>
            <w:tcW w:w="0" w:type="auto"/>
            <w:hideMark/>
          </w:tcPr>
          <w:p w14:paraId="4D4949F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FA7947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AF7B69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436A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52DF7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4A54D1C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Despensa do Usuários</w:t>
            </w:r>
          </w:p>
        </w:tc>
      </w:tr>
      <w:tr w:rsidR="00F40A2C" w:rsidRPr="00F03502" w14:paraId="41F8248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50327"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4276D09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32C765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BC4A06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4A5D1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CE32F9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52A5E96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679EBDEA" w14:textId="1C670ECF" w:rsidR="00F40A2C" w:rsidRPr="00F03502" w:rsidRDefault="00F03502" w:rsidP="00F03502">
      <w:pPr>
        <w:pStyle w:val="Legenda"/>
      </w:pPr>
      <w:bookmarkStart w:id="97" w:name="_Toc493017128"/>
      <w:r w:rsidRPr="00F03502">
        <w:t xml:space="preserve">Tabela </w:t>
      </w:r>
      <w:fldSimple w:instr=" SEQ Tabela \* ARABIC ">
        <w:r w:rsidR="00EA1B22">
          <w:rPr>
            <w:noProof/>
          </w:rPr>
          <w:t>21</w:t>
        </w:r>
      </w:fldSimple>
      <w:r w:rsidRPr="00F03502">
        <w:t xml:space="preserve"> - Tabela Ingredientes Vinculados a Despensa</w:t>
      </w:r>
      <w:bookmarkEnd w:id="97"/>
    </w:p>
    <w:p w14:paraId="70AFCD7B" w14:textId="498F89DA"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362"/>
        <w:gridCol w:w="1239"/>
        <w:gridCol w:w="561"/>
        <w:gridCol w:w="583"/>
        <w:gridCol w:w="583"/>
        <w:gridCol w:w="894"/>
        <w:gridCol w:w="3420"/>
      </w:tblGrid>
      <w:tr w:rsidR="00F40A2C" w:rsidRPr="00F03502" w14:paraId="28E438DA"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FE8968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lista_compras – Lista de Compras do Usuário</w:t>
            </w:r>
          </w:p>
        </w:tc>
      </w:tr>
      <w:tr w:rsidR="00F40A2C" w:rsidRPr="00F03502" w14:paraId="17CFEE24"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65BB5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7DE2C2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EEF9B25"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691F998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7C51CDF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95896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690289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731EB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420" w:type="dxa"/>
            <w:hideMark/>
          </w:tcPr>
          <w:p w14:paraId="526F6E1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264ED42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5009C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6936FE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137F61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AE975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41137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95A20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377533B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2B7E7A6"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392E4EC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data_criacao</w:t>
            </w:r>
          </w:p>
        </w:tc>
        <w:tc>
          <w:tcPr>
            <w:tcW w:w="0" w:type="auto"/>
            <w:hideMark/>
          </w:tcPr>
          <w:p w14:paraId="409154B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226B558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ABC27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3415B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31D31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5E7BE9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criação da lista de compras</w:t>
            </w:r>
          </w:p>
        </w:tc>
      </w:tr>
      <w:tr w:rsidR="00F40A2C" w:rsidRPr="00F03502" w14:paraId="4577148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EA358"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220D513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3F19A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C8983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883A7F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D01EA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1434B7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045A7C99" w14:textId="42CB8485" w:rsidR="00F40A2C" w:rsidRPr="00F03502" w:rsidRDefault="00F03502" w:rsidP="00F03502">
      <w:pPr>
        <w:pStyle w:val="Legenda"/>
      </w:pPr>
      <w:bookmarkStart w:id="98" w:name="_Toc493017129"/>
      <w:r w:rsidRPr="00F03502">
        <w:t xml:space="preserve">Tabela </w:t>
      </w:r>
      <w:fldSimple w:instr=" SEQ Tabela \* ARABIC ">
        <w:r w:rsidR="00EA1B22">
          <w:rPr>
            <w:noProof/>
          </w:rPr>
          <w:t>22</w:t>
        </w:r>
      </w:fldSimple>
      <w:r w:rsidRPr="00F03502">
        <w:t xml:space="preserve"> - Tabela Lista de Compras do Usuário</w:t>
      </w:r>
      <w:bookmarkEnd w:id="98"/>
    </w:p>
    <w:p w14:paraId="31502911" w14:textId="56CFA8B8"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717"/>
        <w:gridCol w:w="1661"/>
        <w:gridCol w:w="561"/>
        <w:gridCol w:w="583"/>
        <w:gridCol w:w="583"/>
        <w:gridCol w:w="894"/>
        <w:gridCol w:w="2643"/>
      </w:tblGrid>
      <w:tr w:rsidR="00F40A2C" w:rsidRPr="00F03502" w14:paraId="7C2219C4"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shd w:val="clear" w:color="auto" w:fill="auto"/>
            <w:hideMark/>
          </w:tcPr>
          <w:p w14:paraId="1E6AA3FE"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item_lista – Itens da Lista de Compras</w:t>
            </w:r>
          </w:p>
        </w:tc>
      </w:tr>
      <w:tr w:rsidR="00F40A2C" w:rsidRPr="00F03502" w14:paraId="0DC16C5D"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34373E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76B69D79"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5066D54B"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411903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00D64C0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82F44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874A5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DF722F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43" w:type="dxa"/>
            <w:hideMark/>
          </w:tcPr>
          <w:p w14:paraId="0D043D7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DD3E1F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42158"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D4006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C46856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87810D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2AD4D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33C93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4BB3B0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6DDA64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491A970"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31DF13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EBAFE4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B8DD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D147CC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60510F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4B682E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Item</w:t>
            </w:r>
          </w:p>
        </w:tc>
      </w:tr>
      <w:tr w:rsidR="00F40A2C" w:rsidRPr="00F03502" w14:paraId="0E20A9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0934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checked</w:t>
            </w:r>
          </w:p>
        </w:tc>
        <w:tc>
          <w:tcPr>
            <w:tcW w:w="0" w:type="auto"/>
            <w:hideMark/>
          </w:tcPr>
          <w:p w14:paraId="385F38D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TINYINT</w:t>
            </w:r>
          </w:p>
        </w:tc>
        <w:tc>
          <w:tcPr>
            <w:tcW w:w="0" w:type="auto"/>
            <w:hideMark/>
          </w:tcPr>
          <w:p w14:paraId="3814DB2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328972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73C66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3BBFB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63659D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Controle de execução do Item</w:t>
            </w:r>
          </w:p>
        </w:tc>
      </w:tr>
      <w:tr w:rsidR="00F40A2C" w:rsidRPr="00F03502" w14:paraId="37395C70"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61A4145"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lista_compras_id</w:t>
            </w:r>
          </w:p>
        </w:tc>
        <w:tc>
          <w:tcPr>
            <w:tcW w:w="0" w:type="auto"/>
            <w:hideMark/>
          </w:tcPr>
          <w:p w14:paraId="0846AB5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A28EA9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EBBD0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3813A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056EBF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01A8791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Lista de Compras</w:t>
            </w:r>
          </w:p>
        </w:tc>
      </w:tr>
    </w:tbl>
    <w:p w14:paraId="2E9C17AC" w14:textId="79943C9A" w:rsidR="00F40A2C" w:rsidRPr="00F03502" w:rsidRDefault="00F03502" w:rsidP="00F03502">
      <w:pPr>
        <w:pStyle w:val="Legenda"/>
      </w:pPr>
      <w:bookmarkStart w:id="99" w:name="_Toc493017130"/>
      <w:r w:rsidRPr="00F03502">
        <w:t xml:space="preserve">Tabela </w:t>
      </w:r>
      <w:fldSimple w:instr=" SEQ Tabela \* ARABIC ">
        <w:r w:rsidR="00EA1B22">
          <w:rPr>
            <w:noProof/>
          </w:rPr>
          <w:t>23</w:t>
        </w:r>
      </w:fldSimple>
      <w:r w:rsidRPr="00F03502">
        <w:t xml:space="preserve"> - Tabela Itens da Lista de Compras</w:t>
      </w:r>
      <w:bookmarkEnd w:id="99"/>
    </w:p>
    <w:p w14:paraId="07B76247" w14:textId="28A8C21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706"/>
        <w:gridCol w:w="1661"/>
        <w:gridCol w:w="561"/>
        <w:gridCol w:w="583"/>
        <w:gridCol w:w="583"/>
        <w:gridCol w:w="894"/>
        <w:gridCol w:w="3074"/>
      </w:tblGrid>
      <w:tr w:rsidR="00F40A2C" w:rsidRPr="00F03502" w14:paraId="55370DF4"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24B7E3E" w14:textId="4390A194"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comentario_usuario_receita – Comentário dos Usuários da Receita</w:t>
            </w:r>
          </w:p>
        </w:tc>
      </w:tr>
      <w:tr w:rsidR="00F40A2C" w:rsidRPr="00F03502" w14:paraId="120872B4"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C1F262D"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051BDAB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9251B8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F9D4C4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0850C6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B398A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98374D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255CC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0" w:type="auto"/>
            <w:hideMark/>
          </w:tcPr>
          <w:p w14:paraId="2B660D6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B7B611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36DB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0B4ABE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E34372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35AD4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A44BD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A177FA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28961D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4CAB211"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7480C4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220C63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051FFA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C8FDC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DBBEAB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D29713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9E8031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1ABB209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DF89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0BD5839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269C3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9449C3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829AB7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A3EB2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880A80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77F0CC9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7DDE0A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conteudo</w:t>
            </w:r>
          </w:p>
        </w:tc>
        <w:tc>
          <w:tcPr>
            <w:tcW w:w="0" w:type="auto"/>
            <w:hideMark/>
          </w:tcPr>
          <w:p w14:paraId="35FF349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1A905B5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0E03E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7B9B90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FCD74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0DC8B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Conteúdo do Comentário</w:t>
            </w:r>
          </w:p>
        </w:tc>
      </w:tr>
      <w:tr w:rsidR="00F40A2C" w:rsidRPr="00F03502" w14:paraId="064BA1B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E6110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7429092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550C02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5E8B82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BED0F5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2B4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B74436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do comentário (Enumerado)</w:t>
            </w:r>
          </w:p>
        </w:tc>
      </w:tr>
      <w:tr w:rsidR="00F40A2C" w:rsidRPr="00F03502" w14:paraId="0DFF8F4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E87994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data_comentario</w:t>
            </w:r>
          </w:p>
        </w:tc>
        <w:tc>
          <w:tcPr>
            <w:tcW w:w="0" w:type="auto"/>
            <w:hideMark/>
          </w:tcPr>
          <w:p w14:paraId="53105B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3580659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C65A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988CCA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1F616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EE8A49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do Comentário</w:t>
            </w:r>
          </w:p>
        </w:tc>
      </w:tr>
    </w:tbl>
    <w:p w14:paraId="2028366A" w14:textId="7B647359" w:rsidR="00F40A2C" w:rsidRPr="00F03502" w:rsidRDefault="00F03502" w:rsidP="00F03502">
      <w:pPr>
        <w:pStyle w:val="Legenda"/>
      </w:pPr>
      <w:bookmarkStart w:id="100" w:name="_Toc493017131"/>
      <w:r w:rsidRPr="00F03502">
        <w:t xml:space="preserve">Tabela </w:t>
      </w:r>
      <w:fldSimple w:instr=" SEQ Tabela \* ARABIC ">
        <w:r w:rsidR="00EA1B22">
          <w:rPr>
            <w:noProof/>
          </w:rPr>
          <w:t>24</w:t>
        </w:r>
      </w:fldSimple>
      <w:r w:rsidRPr="00F03502">
        <w:t xml:space="preserve"> - Tabela Comentário dos Usuários da Receita</w:t>
      </w:r>
      <w:bookmarkEnd w:id="100"/>
    </w:p>
    <w:p w14:paraId="346D3152" w14:textId="700A120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562"/>
        <w:gridCol w:w="1239"/>
        <w:gridCol w:w="561"/>
        <w:gridCol w:w="583"/>
        <w:gridCol w:w="583"/>
        <w:gridCol w:w="894"/>
        <w:gridCol w:w="3220"/>
      </w:tblGrid>
      <w:tr w:rsidR="00F40A2C" w:rsidRPr="00F03502" w14:paraId="6FE33105"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1BC4D03"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avaliacao_usuario_receita – Avaliação dos Usuários da Receita</w:t>
            </w:r>
          </w:p>
        </w:tc>
      </w:tr>
      <w:tr w:rsidR="00F40A2C" w:rsidRPr="00F03502" w14:paraId="1DBBC35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9DC9136"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4E02757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4741009F"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3C1B9D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A02498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4CBF8F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401B00A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6F5209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00" w:type="dxa"/>
            <w:hideMark/>
          </w:tcPr>
          <w:p w14:paraId="64EF5E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1E23747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10B8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903335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AD4BA5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DFE590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1A93F5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EF236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52DEE8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A5203C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5137325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4D93609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9EE508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94680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674FE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70FA5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D4139C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3B78F60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7882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59DF86C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F4354B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514EB9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E9D9E1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FC6F40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E8DA82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438CDDA2"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A8328C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valor</w:t>
            </w:r>
          </w:p>
        </w:tc>
        <w:tc>
          <w:tcPr>
            <w:tcW w:w="0" w:type="auto"/>
            <w:hideMark/>
          </w:tcPr>
          <w:p w14:paraId="04C164D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A47600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F3CD6E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0CF8E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8B60E3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B4CFCD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Valor da Avaliação (1-5)</w:t>
            </w:r>
          </w:p>
        </w:tc>
      </w:tr>
      <w:tr w:rsidR="00F40A2C" w:rsidRPr="00F03502" w14:paraId="2D9F99FA"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F70A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data_avaliacao</w:t>
            </w:r>
          </w:p>
        </w:tc>
        <w:tc>
          <w:tcPr>
            <w:tcW w:w="0" w:type="auto"/>
            <w:hideMark/>
          </w:tcPr>
          <w:p w14:paraId="6731D0F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7D29AD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2F8B6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A8E0C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685F80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C8962C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Avaliação</w:t>
            </w:r>
          </w:p>
        </w:tc>
      </w:tr>
    </w:tbl>
    <w:p w14:paraId="5EE2E74E" w14:textId="485AAF0F" w:rsidR="00F40A2C" w:rsidRPr="00F03502" w:rsidRDefault="00F03502" w:rsidP="00F03502">
      <w:pPr>
        <w:pStyle w:val="Legenda"/>
      </w:pPr>
      <w:bookmarkStart w:id="101" w:name="_Toc493017132"/>
      <w:r w:rsidRPr="00F03502">
        <w:t xml:space="preserve">Tabela </w:t>
      </w:r>
      <w:fldSimple w:instr=" SEQ Tabela \* ARABIC ">
        <w:r w:rsidR="00EA1B22">
          <w:rPr>
            <w:noProof/>
          </w:rPr>
          <w:t>25</w:t>
        </w:r>
      </w:fldSimple>
      <w:r w:rsidRPr="00F03502">
        <w:t xml:space="preserve"> - Tabela Avaliação dos Usuários da Receita</w:t>
      </w:r>
      <w:bookmarkEnd w:id="101"/>
    </w:p>
    <w:p w14:paraId="3205C444" w14:textId="10D35EC6" w:rsidR="00F03502" w:rsidRPr="00F03502" w:rsidRDefault="00F03502" w:rsidP="00F03502">
      <w:pPr>
        <w:rPr>
          <w:rFonts w:ascii="Arial" w:hAnsi="Arial" w:cs="Arial"/>
          <w:lang w:eastAsia="ar-SA"/>
        </w:rPr>
      </w:pPr>
      <w:r w:rsidRPr="00F03502">
        <w:rPr>
          <w:rFonts w:ascii="Arial" w:hAnsi="Arial" w:cs="Arial"/>
          <w:lang w:eastAsia="ar-SA"/>
        </w:rPr>
        <w:t>Fonte: Autor.</w:t>
      </w:r>
    </w:p>
    <w:p w14:paraId="294CDDC0" w14:textId="4E8E488C" w:rsidR="00A56D16" w:rsidRPr="00F03502" w:rsidRDefault="00A56D16">
      <w:pPr>
        <w:rPr>
          <w:rFonts w:ascii="Arial" w:eastAsia="Times New Roman" w:hAnsi="Arial" w:cs="Arial"/>
          <w:b/>
          <w:bCs/>
          <w:iCs/>
          <w:sz w:val="24"/>
          <w:szCs w:val="24"/>
          <w:lang w:eastAsia="ar-SA"/>
        </w:rPr>
      </w:pPr>
    </w:p>
    <w:p w14:paraId="44A80B13" w14:textId="061F9AD8" w:rsidR="007F250C" w:rsidRPr="00F03502" w:rsidRDefault="007F250C" w:rsidP="00F03502">
      <w:pPr>
        <w:pStyle w:val="Ttulo2"/>
      </w:pPr>
      <w:bookmarkStart w:id="102" w:name="_Toc493017095"/>
      <w:r w:rsidRPr="00F03502">
        <w:lastRenderedPageBreak/>
        <w:t>DIAGRAMA DE CLASSE</w:t>
      </w:r>
      <w:bookmarkEnd w:id="102"/>
    </w:p>
    <w:p w14:paraId="3DD577F1" w14:textId="77777777" w:rsidR="0068480D" w:rsidRPr="00F03502" w:rsidRDefault="00933120" w:rsidP="0068480D">
      <w:pPr>
        <w:keepNext/>
        <w:rPr>
          <w:rFonts w:ascii="Arial" w:hAnsi="Arial" w:cs="Arial"/>
        </w:rPr>
      </w:pPr>
      <w:r w:rsidRPr="00F03502">
        <w:rPr>
          <w:rFonts w:ascii="Arial" w:hAnsi="Arial" w:cs="Arial"/>
          <w:noProof/>
          <w:lang w:eastAsia="pt-BR"/>
        </w:rPr>
        <w:drawing>
          <wp:inline distT="0" distB="0" distL="0" distR="0" wp14:anchorId="53697FFB" wp14:editId="354042CF">
            <wp:extent cx="5760720" cy="6552819"/>
            <wp:effectExtent l="0" t="0" r="0" b="635"/>
            <wp:docPr id="34" name="Imagem 34" descr="C:\Users\G0042204\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0042204\Desktop\Class 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6552819"/>
                    </a:xfrm>
                    <a:prstGeom prst="rect">
                      <a:avLst/>
                    </a:prstGeom>
                    <a:noFill/>
                    <a:ln>
                      <a:noFill/>
                    </a:ln>
                  </pic:spPr>
                </pic:pic>
              </a:graphicData>
            </a:graphic>
          </wp:inline>
        </w:drawing>
      </w:r>
    </w:p>
    <w:p w14:paraId="00909D85" w14:textId="18AE1CEC" w:rsidR="00933120" w:rsidRPr="00F03502" w:rsidRDefault="0068480D" w:rsidP="0068480D">
      <w:pPr>
        <w:pStyle w:val="Legenda"/>
      </w:pPr>
      <w:bookmarkStart w:id="103" w:name="_Toc493017146"/>
      <w:r w:rsidRPr="00F03502">
        <w:t xml:space="preserve">Figura </w:t>
      </w:r>
      <w:fldSimple w:instr=" SEQ Figura \* ARABIC ">
        <w:r w:rsidR="00EA1B22">
          <w:rPr>
            <w:noProof/>
          </w:rPr>
          <w:t>6</w:t>
        </w:r>
      </w:fldSimple>
      <w:r w:rsidRPr="00F03502">
        <w:t xml:space="preserve"> - Diagrama de Classes das Entidades</w:t>
      </w:r>
      <w:bookmarkEnd w:id="103"/>
    </w:p>
    <w:p w14:paraId="0C6DD8D8" w14:textId="5B601FC2" w:rsidR="0068480D" w:rsidRPr="00F03502" w:rsidRDefault="0068480D" w:rsidP="0068480D">
      <w:pPr>
        <w:rPr>
          <w:rFonts w:ascii="Arial" w:hAnsi="Arial" w:cs="Arial"/>
          <w:lang w:eastAsia="ar-SA"/>
        </w:rPr>
      </w:pPr>
      <w:r w:rsidRPr="00F03502">
        <w:rPr>
          <w:rFonts w:ascii="Arial" w:hAnsi="Arial" w:cs="Arial"/>
          <w:lang w:eastAsia="ar-SA"/>
        </w:rPr>
        <w:t>Fonte: Autor.</w:t>
      </w:r>
    </w:p>
    <w:p w14:paraId="1C011077" w14:textId="2B6FA2B9" w:rsidR="000945DA" w:rsidRPr="00F03502" w:rsidRDefault="00B24D28" w:rsidP="00A56D16">
      <w:pPr>
        <w:rPr>
          <w:rFonts w:ascii="Arial" w:eastAsia="Times New Roman" w:hAnsi="Arial" w:cs="Arial"/>
          <w:b/>
          <w:bCs/>
          <w:iCs/>
          <w:sz w:val="24"/>
          <w:szCs w:val="24"/>
          <w:lang w:eastAsia="ar-SA"/>
        </w:rPr>
      </w:pPr>
      <w:r>
        <w:rPr>
          <w:rFonts w:ascii="Arial" w:eastAsia="Times New Roman" w:hAnsi="Arial" w:cs="Arial"/>
          <w:b/>
          <w:bCs/>
          <w:iCs/>
          <w:sz w:val="24"/>
          <w:szCs w:val="24"/>
          <w:lang w:eastAsia="ar-SA"/>
        </w:rPr>
        <w:br w:type="page"/>
      </w:r>
    </w:p>
    <w:p w14:paraId="1CCC5C3C" w14:textId="030D1E37" w:rsidR="000945DA" w:rsidRPr="00F03502" w:rsidRDefault="000945DA" w:rsidP="000945DA">
      <w:pPr>
        <w:pStyle w:val="Ttulo2"/>
      </w:pPr>
      <w:bookmarkStart w:id="104" w:name="_Toc493017096"/>
      <w:r w:rsidRPr="00F03502">
        <w:lastRenderedPageBreak/>
        <w:t>CENÁRIO DE TESTE</w:t>
      </w:r>
      <w:bookmarkEnd w:id="104"/>
    </w:p>
    <w:p w14:paraId="4E93FE9D" w14:textId="1FCB4E81" w:rsidR="003E0896" w:rsidRPr="00F03502" w:rsidRDefault="003E0896" w:rsidP="003E0896">
      <w:pPr>
        <w:spacing w:line="360" w:lineRule="auto"/>
        <w:ind w:firstLine="360"/>
        <w:jc w:val="both"/>
        <w:rPr>
          <w:rFonts w:ascii="Arial" w:hAnsi="Arial" w:cs="Arial"/>
          <w:color w:val="000000"/>
          <w:sz w:val="24"/>
          <w:szCs w:val="20"/>
          <w:shd w:val="clear" w:color="auto" w:fill="FFFFFF"/>
        </w:rPr>
      </w:pPr>
      <w:r w:rsidRPr="00F03502">
        <w:rPr>
          <w:rFonts w:ascii="Arial" w:hAnsi="Arial" w:cs="Arial"/>
          <w:color w:val="000000"/>
          <w:sz w:val="24"/>
          <w:szCs w:val="20"/>
          <w:shd w:val="clear" w:color="auto" w:fill="FFFFFF"/>
        </w:rPr>
        <w:t xml:space="preserve">Uma </w:t>
      </w:r>
      <w:r w:rsidR="000945DA" w:rsidRPr="00F03502">
        <w:rPr>
          <w:rFonts w:ascii="Arial" w:hAnsi="Arial" w:cs="Arial"/>
          <w:color w:val="000000"/>
          <w:sz w:val="24"/>
          <w:szCs w:val="20"/>
          <w:shd w:val="clear" w:color="auto" w:fill="FFFFFF"/>
        </w:rPr>
        <w:t>sequência</w:t>
      </w:r>
      <w:r w:rsidRPr="00F03502">
        <w:rPr>
          <w:rFonts w:ascii="Arial" w:hAnsi="Arial" w:cs="Arial"/>
          <w:color w:val="000000"/>
          <w:sz w:val="24"/>
          <w:szCs w:val="20"/>
          <w:shd w:val="clear" w:color="auto" w:fill="FFFFFF"/>
        </w:rPr>
        <w:t xml:space="preserve"> de ações (condições de execução) que identifica comportamentos de interesse no contexto de execução de teste. O cenário de teste fornece uma maneira de generalizar classes equivalentes de </w:t>
      </w:r>
      <w:commentRangeStart w:id="105"/>
      <w:r w:rsidRPr="00F03502">
        <w:rPr>
          <w:rFonts w:ascii="Arial" w:hAnsi="Arial" w:cs="Arial"/>
          <w:color w:val="000000"/>
          <w:sz w:val="24"/>
          <w:szCs w:val="20"/>
          <w:shd w:val="clear" w:color="auto" w:fill="FFFFFF"/>
        </w:rPr>
        <w:t xml:space="preserve">seqüências </w:t>
      </w:r>
      <w:commentRangeEnd w:id="105"/>
      <w:r w:rsidR="00FA6A2F">
        <w:rPr>
          <w:rStyle w:val="Refdecomentrio"/>
        </w:rPr>
        <w:commentReference w:id="105"/>
      </w:r>
      <w:r w:rsidRPr="00F03502">
        <w:rPr>
          <w:rFonts w:ascii="Arial" w:hAnsi="Arial" w:cs="Arial"/>
          <w:color w:val="000000"/>
          <w:sz w:val="24"/>
          <w:szCs w:val="20"/>
          <w:shd w:val="clear" w:color="auto" w:fill="FFFFFF"/>
        </w:rPr>
        <w:t>de ações, onde elas são consideradas equivalentes com base em características como intervalos em vez de valores de dados específicos. (CULTURA, 2006).</w:t>
      </w:r>
    </w:p>
    <w:p w14:paraId="36C1DBE3" w14:textId="77777777" w:rsidR="00053A11" w:rsidRPr="00F03502" w:rsidRDefault="00053A11" w:rsidP="00053A11">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F03502"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053A11" w:rsidRPr="00F03502"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00F03502" w:rsidRDefault="00053A11" w:rsidP="00053A11">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00F03502" w:rsidRDefault="00053A11" w:rsidP="0084554E">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780BB2AE" w14:textId="30F2BB9C" w:rsidR="00053A11" w:rsidRPr="00F03502" w:rsidRDefault="00053A11" w:rsidP="00053A11">
      <w:pPr>
        <w:pStyle w:val="Legenda"/>
        <w:ind w:left="2832"/>
      </w:pPr>
      <w:bookmarkStart w:id="106" w:name="_Toc493017133"/>
      <w:r w:rsidRPr="00F03502">
        <w:t xml:space="preserve">Tabela </w:t>
      </w:r>
      <w:fldSimple w:instr=" SEQ Tabela \* ARABIC ">
        <w:r w:rsidR="00EA1B22">
          <w:rPr>
            <w:noProof/>
          </w:rPr>
          <w:t>26</w:t>
        </w:r>
      </w:fldSimple>
      <w:r w:rsidRPr="00F03502">
        <w:t xml:space="preserve"> - Legenda Cenários</w:t>
      </w:r>
      <w:bookmarkEnd w:id="106"/>
    </w:p>
    <w:p w14:paraId="6623D479" w14:textId="0B0F8694" w:rsidR="00053A11" w:rsidRPr="00F03502" w:rsidRDefault="00053A11" w:rsidP="00053A11">
      <w:pPr>
        <w:pStyle w:val="PargrafodaLista"/>
        <w:ind w:left="2832"/>
        <w:rPr>
          <w:rFonts w:ascii="Arial" w:hAnsi="Arial" w:cs="Arial"/>
          <w:lang w:eastAsia="ar-SA"/>
        </w:rPr>
      </w:pPr>
      <w:r w:rsidRPr="00F03502">
        <w:rPr>
          <w:rFonts w:ascii="Arial" w:hAnsi="Arial" w:cs="Arial"/>
          <w:lang w:eastAsia="ar-SA"/>
        </w:rPr>
        <w:t>FONTE: Autor.</w:t>
      </w:r>
    </w:p>
    <w:p w14:paraId="140F7150" w14:textId="287A3775" w:rsidR="009E5EAB" w:rsidRPr="00F03502" w:rsidRDefault="009E5EAB" w:rsidP="00053A11">
      <w:pPr>
        <w:pStyle w:val="PargrafodaLista"/>
        <w:ind w:left="2832"/>
        <w:rPr>
          <w:rFonts w:ascii="Arial" w:hAnsi="Arial" w:cs="Arial"/>
          <w:lang w:eastAsia="ar-SA"/>
        </w:rPr>
      </w:pPr>
    </w:p>
    <w:p w14:paraId="4F991E36" w14:textId="77777777" w:rsidR="00F03502" w:rsidRPr="00F03502" w:rsidRDefault="00F03502" w:rsidP="00F03502">
      <w:pPr>
        <w:pStyle w:val="Ttulo3"/>
      </w:pPr>
      <w:bookmarkStart w:id="107" w:name="_Toc493014824"/>
      <w:bookmarkStart w:id="108" w:name="_Toc493017097"/>
      <w:r w:rsidRPr="00F03502">
        <w:t>Preparo interativo</w:t>
      </w:r>
      <w:bookmarkEnd w:id="107"/>
      <w:bookmarkEnd w:id="108"/>
    </w:p>
    <w:tbl>
      <w:tblPr>
        <w:tblStyle w:val="Tabelacomgrade"/>
        <w:tblW w:w="0" w:type="auto"/>
        <w:tblLook w:val="04A0" w:firstRow="1" w:lastRow="0" w:firstColumn="1" w:lastColumn="0" w:noHBand="0" w:noVBand="1"/>
      </w:tblPr>
      <w:tblGrid>
        <w:gridCol w:w="944"/>
        <w:gridCol w:w="2312"/>
        <w:gridCol w:w="5670"/>
      </w:tblGrid>
      <w:tr w:rsidR="00F03502" w:rsidRPr="00F03502" w14:paraId="5F4325FE" w14:textId="77777777" w:rsidTr="00111696">
        <w:trPr>
          <w:trHeight w:val="121"/>
        </w:trPr>
        <w:tc>
          <w:tcPr>
            <w:tcW w:w="944" w:type="dxa"/>
          </w:tcPr>
          <w:p w14:paraId="4028D6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79B3571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021E46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59E9D219" w14:textId="77777777" w:rsidTr="00111696">
        <w:trPr>
          <w:trHeight w:val="121"/>
        </w:trPr>
        <w:tc>
          <w:tcPr>
            <w:tcW w:w="944" w:type="dxa"/>
          </w:tcPr>
          <w:p w14:paraId="2E15698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067D206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Criação de Etapas e passos.</w:t>
            </w:r>
          </w:p>
        </w:tc>
        <w:tc>
          <w:tcPr>
            <w:tcW w:w="5670" w:type="dxa"/>
          </w:tcPr>
          <w:p w14:paraId="094FEAA8"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o número de etapas é ilimitado e de passos também. E o número mínimo de etapas e passos é 1. Quando crio uma etapa automaticamente, é criado 1 passo. Então a etapa é criada e um passo também.</w:t>
            </w:r>
          </w:p>
        </w:tc>
      </w:tr>
      <w:tr w:rsidR="00F03502" w:rsidRPr="00F03502" w14:paraId="38160AC3" w14:textId="77777777" w:rsidTr="00111696">
        <w:trPr>
          <w:trHeight w:val="121"/>
        </w:trPr>
        <w:tc>
          <w:tcPr>
            <w:tcW w:w="944" w:type="dxa"/>
          </w:tcPr>
          <w:p w14:paraId="7A2DE338"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C - 5</w:t>
            </w:r>
          </w:p>
        </w:tc>
        <w:tc>
          <w:tcPr>
            <w:tcW w:w="2312" w:type="dxa"/>
          </w:tcPr>
          <w:p w14:paraId="4D72C8E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1</w:t>
            </w:r>
          </w:p>
        </w:tc>
        <w:tc>
          <w:tcPr>
            <w:tcW w:w="5670" w:type="dxa"/>
          </w:tcPr>
          <w:p w14:paraId="47919BE2" w14:textId="1C62BE29"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selecionar uma receita. Quando confirmo que quero </w:t>
            </w:r>
            <w:commentRangeStart w:id="109"/>
            <w:del w:id="110" w:author="Marcelo Rivera da Silva" w:date="2017-09-18T20:04:00Z">
              <w:r w:rsidRPr="00F03502" w:rsidDel="00A71FF6">
                <w:rPr>
                  <w:rFonts w:ascii="Arial" w:eastAsia="Times New Roman" w:hAnsi="Arial" w:cs="Arial"/>
                  <w:color w:val="000000" w:themeColor="text1"/>
                  <w:sz w:val="24"/>
                  <w:szCs w:val="24"/>
                  <w:lang w:eastAsia="pt-BR"/>
                </w:rPr>
                <w:delText>prepara</w:delText>
              </w:r>
              <w:commentRangeEnd w:id="109"/>
              <w:r w:rsidR="00FA6A2F" w:rsidDel="00A71FF6">
                <w:rPr>
                  <w:rStyle w:val="Refdecomentrio"/>
                </w:rPr>
                <w:commentReference w:id="109"/>
              </w:r>
              <w:r w:rsidRPr="00F03502" w:rsidDel="00A71FF6">
                <w:rPr>
                  <w:rFonts w:ascii="Arial" w:eastAsia="Times New Roman" w:hAnsi="Arial" w:cs="Arial"/>
                  <w:color w:val="000000" w:themeColor="text1"/>
                  <w:sz w:val="24"/>
                  <w:szCs w:val="24"/>
                  <w:lang w:eastAsia="pt-BR"/>
                </w:rPr>
                <w:delText>-lá</w:delText>
              </w:r>
            </w:del>
            <w:ins w:id="111" w:author="Marcelo Rivera da Silva" w:date="2017-09-18T20:04:00Z">
              <w:r w:rsidR="00A71FF6" w:rsidRPr="00F03502">
                <w:rPr>
                  <w:rFonts w:ascii="Arial" w:eastAsia="Times New Roman" w:hAnsi="Arial" w:cs="Arial"/>
                  <w:color w:val="000000" w:themeColor="text1"/>
                  <w:sz w:val="24"/>
                  <w:szCs w:val="24"/>
                  <w:lang w:eastAsia="pt-BR"/>
                </w:rPr>
                <w:t>prepará</w:t>
              </w:r>
              <w:r w:rsidR="00A71FF6">
                <w:rPr>
                  <w:rStyle w:val="Refdecomentrio"/>
                </w:rPr>
                <w:t>-</w:t>
              </w:r>
              <w:r w:rsidR="00A71FF6" w:rsidRPr="00F03502">
                <w:rPr>
                  <w:rFonts w:ascii="Arial" w:eastAsia="Times New Roman" w:hAnsi="Arial" w:cs="Arial"/>
                  <w:color w:val="000000" w:themeColor="text1"/>
                  <w:sz w:val="24"/>
                  <w:szCs w:val="24"/>
                  <w:lang w:eastAsia="pt-BR"/>
                </w:rPr>
                <w:t>la</w:t>
              </w:r>
            </w:ins>
            <w:r w:rsidRPr="00F03502">
              <w:rPr>
                <w:rFonts w:ascii="Arial" w:eastAsia="Times New Roman" w:hAnsi="Arial" w:cs="Arial"/>
                <w:color w:val="000000" w:themeColor="text1"/>
                <w:sz w:val="24"/>
                <w:szCs w:val="24"/>
                <w:lang w:eastAsia="pt-BR"/>
              </w:rPr>
              <w:t xml:space="preserve">. Então é mostrado a lista de receitas, comparando com os ingredientes da despensa. E mostrando se está apto a fazer. </w:t>
            </w:r>
            <w:del w:id="112" w:author="Marcelo Rivera da Silva" w:date="2017-09-18T20:04:00Z">
              <w:r w:rsidRPr="00F03502" w:rsidDel="00A71FF6">
                <w:rPr>
                  <w:rFonts w:ascii="Arial" w:eastAsia="Times New Roman" w:hAnsi="Arial" w:cs="Arial"/>
                  <w:color w:val="000000" w:themeColor="text1"/>
                  <w:sz w:val="24"/>
                  <w:szCs w:val="24"/>
                  <w:lang w:eastAsia="pt-BR"/>
                </w:rPr>
                <w:delText>ou</w:delText>
              </w:r>
            </w:del>
            <w:ins w:id="113" w:author="Marcelo Rivera da Silva" w:date="2017-09-18T20:04:00Z">
              <w:r w:rsidR="00A71FF6" w:rsidRPr="00F03502">
                <w:rPr>
                  <w:rFonts w:ascii="Arial" w:eastAsia="Times New Roman" w:hAnsi="Arial" w:cs="Arial"/>
                  <w:color w:val="000000" w:themeColor="text1"/>
                  <w:sz w:val="24"/>
                  <w:szCs w:val="24"/>
                  <w:lang w:eastAsia="pt-BR"/>
                </w:rPr>
                <w:t>Ou</w:t>
              </w:r>
            </w:ins>
            <w:r w:rsidRPr="00F03502">
              <w:rPr>
                <w:rFonts w:ascii="Arial" w:eastAsia="Times New Roman" w:hAnsi="Arial" w:cs="Arial"/>
                <w:color w:val="000000" w:themeColor="text1"/>
                <w:sz w:val="24"/>
                <w:szCs w:val="24"/>
                <w:lang w:eastAsia="pt-BR"/>
              </w:rPr>
              <w:t xml:space="preserve"> caso esteja faltando ingrediente, informa quais e habilita a função de fazer mesmo assim a receita.</w:t>
            </w:r>
          </w:p>
        </w:tc>
      </w:tr>
      <w:tr w:rsidR="00F03502" w:rsidRPr="00F03502" w14:paraId="07C5D859" w14:textId="77777777" w:rsidTr="00111696">
        <w:trPr>
          <w:trHeight w:val="121"/>
        </w:trPr>
        <w:tc>
          <w:tcPr>
            <w:tcW w:w="944" w:type="dxa"/>
          </w:tcPr>
          <w:p w14:paraId="40A7B6A1"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C - 6</w:t>
            </w:r>
          </w:p>
        </w:tc>
        <w:tc>
          <w:tcPr>
            <w:tcW w:w="2312" w:type="dxa"/>
          </w:tcPr>
          <w:p w14:paraId="7D160584"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2</w:t>
            </w:r>
          </w:p>
        </w:tc>
        <w:tc>
          <w:tcPr>
            <w:tcW w:w="5670" w:type="dxa"/>
          </w:tcPr>
          <w:p w14:paraId="50DEA0A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confirmar a lista de requisitos. Quando confirmo, mostra as etapas e seus seguintes passos, informando seus procedimentos. Então confirmo no botão em começar e aparece apenas a etapa 1 e o passo 1.  </w:t>
            </w:r>
          </w:p>
        </w:tc>
      </w:tr>
      <w:tr w:rsidR="00F03502" w:rsidRPr="00F03502" w14:paraId="43AC190D" w14:textId="77777777" w:rsidTr="00111696">
        <w:trPr>
          <w:trHeight w:val="121"/>
        </w:trPr>
        <w:tc>
          <w:tcPr>
            <w:tcW w:w="944" w:type="dxa"/>
          </w:tcPr>
          <w:p w14:paraId="4C099237"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C - 7</w:t>
            </w:r>
          </w:p>
        </w:tc>
        <w:tc>
          <w:tcPr>
            <w:tcW w:w="2312" w:type="dxa"/>
          </w:tcPr>
          <w:p w14:paraId="263B378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3</w:t>
            </w:r>
          </w:p>
        </w:tc>
        <w:tc>
          <w:tcPr>
            <w:tcW w:w="5670" w:type="dxa"/>
          </w:tcPr>
          <w:p w14:paraId="48CEE17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completar o passo 1. Quando confirmo que completei. Então o passo anterior é completado e o seguinte é mostrado assim sucessivamente.</w:t>
            </w:r>
          </w:p>
        </w:tc>
      </w:tr>
    </w:tbl>
    <w:p w14:paraId="3C49CF81" w14:textId="3BE09EA0" w:rsidR="00F03502" w:rsidRPr="00F03502" w:rsidRDefault="00F03502" w:rsidP="00F03502">
      <w:pPr>
        <w:pStyle w:val="Legenda"/>
        <w:rPr>
          <w:noProof/>
        </w:rPr>
      </w:pPr>
      <w:bookmarkStart w:id="114" w:name="_Toc493014790"/>
      <w:bookmarkStart w:id="115" w:name="_Toc493017134"/>
      <w:r w:rsidRPr="00F03502">
        <w:t xml:space="preserve">Tabela </w:t>
      </w:r>
      <w:fldSimple w:instr=" SEQ Tabela \* ARABIC ">
        <w:r w:rsidR="00EA1B22">
          <w:rPr>
            <w:noProof/>
          </w:rPr>
          <w:t>27</w:t>
        </w:r>
      </w:fldSimple>
      <w:r w:rsidRPr="00F03502">
        <w:t xml:space="preserve"> - Tabela de Cenário de Teste</w:t>
      </w:r>
      <w:r w:rsidRPr="00F03502">
        <w:rPr>
          <w:noProof/>
        </w:rPr>
        <w:t xml:space="preserve"> do Preparo</w:t>
      </w:r>
      <w:bookmarkEnd w:id="114"/>
      <w:bookmarkEnd w:id="115"/>
    </w:p>
    <w:p w14:paraId="76AA6226" w14:textId="0E422FCD" w:rsidR="00B24D28" w:rsidRDefault="00F03502" w:rsidP="00F03502">
      <w:pPr>
        <w:rPr>
          <w:rFonts w:ascii="Arial" w:hAnsi="Arial" w:cs="Arial"/>
          <w:lang w:eastAsia="ar-SA"/>
        </w:rPr>
      </w:pPr>
      <w:r w:rsidRPr="00F03502">
        <w:rPr>
          <w:rFonts w:ascii="Arial" w:hAnsi="Arial" w:cs="Arial"/>
          <w:lang w:eastAsia="ar-SA"/>
        </w:rPr>
        <w:t>FONTE: Autor.</w:t>
      </w:r>
    </w:p>
    <w:p w14:paraId="1C309308" w14:textId="77777777" w:rsidR="00B24D28" w:rsidRDefault="00B24D28">
      <w:pPr>
        <w:rPr>
          <w:rFonts w:ascii="Arial" w:hAnsi="Arial" w:cs="Arial"/>
          <w:lang w:eastAsia="ar-SA"/>
        </w:rPr>
      </w:pPr>
      <w:r>
        <w:rPr>
          <w:rFonts w:ascii="Arial" w:hAnsi="Arial" w:cs="Arial"/>
          <w:lang w:eastAsia="ar-SA"/>
        </w:rPr>
        <w:br w:type="page"/>
      </w:r>
    </w:p>
    <w:p w14:paraId="11589469" w14:textId="77777777" w:rsidR="00F03502" w:rsidRPr="00F03502" w:rsidRDefault="00F03502" w:rsidP="00F03502">
      <w:pPr>
        <w:rPr>
          <w:rFonts w:ascii="Arial" w:hAnsi="Arial" w:cs="Arial"/>
          <w:lang w:eastAsia="ar-SA"/>
        </w:rPr>
      </w:pPr>
    </w:p>
    <w:p w14:paraId="0184474A" w14:textId="77777777" w:rsidR="00F03502" w:rsidRPr="00F03502" w:rsidRDefault="00F03502" w:rsidP="00F03502">
      <w:pPr>
        <w:pStyle w:val="Ttulo3"/>
      </w:pPr>
      <w:bookmarkStart w:id="116" w:name="_Toc493014825"/>
      <w:bookmarkStart w:id="117" w:name="_Toc493017098"/>
      <w:r w:rsidRPr="00F03502">
        <w:t>Despensa</w:t>
      </w:r>
      <w:bookmarkEnd w:id="116"/>
      <w:bookmarkEnd w:id="117"/>
    </w:p>
    <w:tbl>
      <w:tblPr>
        <w:tblStyle w:val="Tabelacomgrade"/>
        <w:tblW w:w="0" w:type="auto"/>
        <w:tblLook w:val="04A0" w:firstRow="1" w:lastRow="0" w:firstColumn="1" w:lastColumn="0" w:noHBand="0" w:noVBand="1"/>
      </w:tblPr>
      <w:tblGrid>
        <w:gridCol w:w="944"/>
        <w:gridCol w:w="2312"/>
        <w:gridCol w:w="5670"/>
      </w:tblGrid>
      <w:tr w:rsidR="00F03502" w:rsidRPr="00F03502" w14:paraId="294DF64C" w14:textId="77777777" w:rsidTr="00111696">
        <w:trPr>
          <w:trHeight w:val="121"/>
        </w:trPr>
        <w:tc>
          <w:tcPr>
            <w:tcW w:w="944" w:type="dxa"/>
          </w:tcPr>
          <w:p w14:paraId="4AAFA28C"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4EFBA5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270296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353B11A" w14:textId="77777777" w:rsidTr="00111696">
        <w:trPr>
          <w:trHeight w:val="212"/>
        </w:trPr>
        <w:tc>
          <w:tcPr>
            <w:tcW w:w="944" w:type="dxa"/>
          </w:tcPr>
          <w:p w14:paraId="2EEE9D0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30AB9B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Cadastrar ingrediente da despensa</w:t>
            </w:r>
          </w:p>
        </w:tc>
        <w:tc>
          <w:tcPr>
            <w:tcW w:w="5670" w:type="dxa"/>
          </w:tcPr>
          <w:p w14:paraId="1D8430E0" w14:textId="4C8A0966"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digitar o nome do ingrediente no campo de texto. Quando é pressionado o “enter”. Então é adicionado na lista de ingredientes da </w:t>
            </w:r>
            <w:del w:id="118" w:author="Marcelo Rivera da Silva" w:date="2017-09-18T20:04:00Z">
              <w:r w:rsidRPr="00F03502" w:rsidDel="00A71FF6">
                <w:rPr>
                  <w:rFonts w:ascii="Arial" w:eastAsia="Times New Roman" w:hAnsi="Arial" w:cs="Arial"/>
                  <w:color w:val="000000" w:themeColor="text1"/>
                  <w:sz w:val="24"/>
                  <w:szCs w:val="24"/>
                  <w:lang w:eastAsia="pt-BR"/>
                </w:rPr>
                <w:delText>tabela  na</w:delText>
              </w:r>
            </w:del>
            <w:ins w:id="119" w:author="Marcelo Rivera da Silva" w:date="2017-09-18T20:04:00Z">
              <w:r w:rsidR="00A71FF6" w:rsidRPr="00F03502">
                <w:rPr>
                  <w:rFonts w:ascii="Arial" w:eastAsia="Times New Roman" w:hAnsi="Arial" w:cs="Arial"/>
                  <w:color w:val="000000" w:themeColor="text1"/>
                  <w:sz w:val="24"/>
                  <w:szCs w:val="24"/>
                  <w:lang w:eastAsia="pt-BR"/>
                </w:rPr>
                <w:t>tabela na</w:t>
              </w:r>
            </w:ins>
            <w:r w:rsidRPr="00F03502">
              <w:rPr>
                <w:rFonts w:ascii="Arial" w:eastAsia="Times New Roman" w:hAnsi="Arial" w:cs="Arial"/>
                <w:color w:val="000000" w:themeColor="text1"/>
                <w:sz w:val="24"/>
                <w:szCs w:val="24"/>
                <w:lang w:eastAsia="pt-BR"/>
              </w:rPr>
              <w:t xml:space="preserve"> despensa.</w:t>
            </w:r>
          </w:p>
        </w:tc>
      </w:tr>
      <w:tr w:rsidR="00F03502" w:rsidRPr="00F03502" w14:paraId="22477A19" w14:textId="77777777" w:rsidTr="00111696">
        <w:trPr>
          <w:trHeight w:val="212"/>
        </w:trPr>
        <w:tc>
          <w:tcPr>
            <w:tcW w:w="944" w:type="dxa"/>
          </w:tcPr>
          <w:p w14:paraId="6CBE275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5F7CF8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ingrediente da despensa</w:t>
            </w:r>
          </w:p>
        </w:tc>
        <w:tc>
          <w:tcPr>
            <w:tcW w:w="5670" w:type="dxa"/>
          </w:tcPr>
          <w:p w14:paraId="1EE069CC" w14:textId="3969CEB9"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pressionar no botão com um símbolo de “caixinha lixo” na lista de ingredientes da despensa. Quando confirmado que deseja remover. </w:t>
            </w:r>
            <w:del w:id="120" w:author="Marcelo Rivera da Silva" w:date="2017-09-18T20:04:00Z">
              <w:r w:rsidRPr="00F03502" w:rsidDel="00A71FF6">
                <w:rPr>
                  <w:rFonts w:ascii="Arial" w:eastAsia="Times New Roman" w:hAnsi="Arial" w:cs="Arial"/>
                  <w:color w:val="000000" w:themeColor="text1"/>
                  <w:sz w:val="24"/>
                  <w:szCs w:val="24"/>
                  <w:lang w:eastAsia="pt-BR"/>
                </w:rPr>
                <w:delText>Então  o</w:delText>
              </w:r>
            </w:del>
            <w:ins w:id="121" w:author="Marcelo Rivera da Silva" w:date="2017-09-18T20:04:00Z">
              <w:r w:rsidR="00A71FF6" w:rsidRPr="00F03502">
                <w:rPr>
                  <w:rFonts w:ascii="Arial" w:eastAsia="Times New Roman" w:hAnsi="Arial" w:cs="Arial"/>
                  <w:color w:val="000000" w:themeColor="text1"/>
                  <w:sz w:val="24"/>
                  <w:szCs w:val="24"/>
                  <w:lang w:eastAsia="pt-BR"/>
                </w:rPr>
                <w:t>Então o</w:t>
              </w:r>
            </w:ins>
            <w:r w:rsidRPr="00F03502">
              <w:rPr>
                <w:rFonts w:ascii="Arial" w:eastAsia="Times New Roman" w:hAnsi="Arial" w:cs="Arial"/>
                <w:color w:val="000000" w:themeColor="text1"/>
                <w:sz w:val="24"/>
                <w:szCs w:val="24"/>
                <w:lang w:eastAsia="pt-BR"/>
              </w:rPr>
              <w:t xml:space="preserve"> ingrediente  é removido da lista.</w:t>
            </w:r>
          </w:p>
        </w:tc>
      </w:tr>
    </w:tbl>
    <w:p w14:paraId="2B23D365" w14:textId="49BEE332" w:rsidR="00F03502" w:rsidRPr="00F03502" w:rsidRDefault="00F03502" w:rsidP="00F03502">
      <w:pPr>
        <w:pStyle w:val="Legenda"/>
      </w:pPr>
      <w:bookmarkStart w:id="122" w:name="_Toc493014791"/>
      <w:bookmarkStart w:id="123" w:name="_Toc493017135"/>
      <w:r w:rsidRPr="00F03502">
        <w:t xml:space="preserve">Tabela </w:t>
      </w:r>
      <w:fldSimple w:instr=" SEQ Tabela \* ARABIC ">
        <w:r w:rsidR="00EA1B22">
          <w:rPr>
            <w:noProof/>
          </w:rPr>
          <w:t>28</w:t>
        </w:r>
      </w:fldSimple>
      <w:r w:rsidRPr="00F03502">
        <w:t xml:space="preserve"> - Tabela de Cenário de Teste da Despensa</w:t>
      </w:r>
      <w:bookmarkEnd w:id="122"/>
      <w:bookmarkEnd w:id="123"/>
    </w:p>
    <w:p w14:paraId="18719A04"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92E5A80" w14:textId="77777777" w:rsidR="00F03502" w:rsidRPr="00F03502" w:rsidRDefault="00F03502" w:rsidP="00F03502">
      <w:pPr>
        <w:pStyle w:val="Ttulo3"/>
      </w:pPr>
      <w:bookmarkStart w:id="124" w:name="_Toc493014826"/>
      <w:bookmarkStart w:id="125" w:name="_Toc493017099"/>
      <w:r w:rsidRPr="00F03502">
        <w:t>Busca de Receitas</w:t>
      </w:r>
      <w:bookmarkEnd w:id="124"/>
      <w:bookmarkEnd w:id="125"/>
    </w:p>
    <w:tbl>
      <w:tblPr>
        <w:tblStyle w:val="Tabelacomgrade"/>
        <w:tblW w:w="0" w:type="auto"/>
        <w:tblLook w:val="04A0" w:firstRow="1" w:lastRow="0" w:firstColumn="1" w:lastColumn="0" w:noHBand="0" w:noVBand="1"/>
      </w:tblPr>
      <w:tblGrid>
        <w:gridCol w:w="944"/>
        <w:gridCol w:w="2312"/>
        <w:gridCol w:w="5670"/>
      </w:tblGrid>
      <w:tr w:rsidR="00F03502" w:rsidRPr="00F03502" w14:paraId="365D08CB" w14:textId="77777777" w:rsidTr="00111696">
        <w:trPr>
          <w:trHeight w:val="121"/>
        </w:trPr>
        <w:tc>
          <w:tcPr>
            <w:tcW w:w="944" w:type="dxa"/>
          </w:tcPr>
          <w:p w14:paraId="6252D28A"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E63E382"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91BB0D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4CDCDE8" w14:textId="77777777" w:rsidTr="00111696">
        <w:trPr>
          <w:trHeight w:val="212"/>
        </w:trPr>
        <w:tc>
          <w:tcPr>
            <w:tcW w:w="944" w:type="dxa"/>
          </w:tcPr>
          <w:p w14:paraId="2A272CF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BF5A63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Busca por nome</w:t>
            </w:r>
          </w:p>
        </w:tc>
        <w:tc>
          <w:tcPr>
            <w:tcW w:w="5670" w:type="dxa"/>
          </w:tcPr>
          <w:p w14:paraId="59F5C68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da receita. Quando é pressionado o botão “buscar”. Então é exibido a lista de resultados da busca referentes ao nome das receitas.</w:t>
            </w:r>
          </w:p>
        </w:tc>
      </w:tr>
    </w:tbl>
    <w:p w14:paraId="26612535" w14:textId="611209B7" w:rsidR="00F03502" w:rsidRPr="00F03502" w:rsidRDefault="00F03502" w:rsidP="00F03502">
      <w:pPr>
        <w:pStyle w:val="Legenda"/>
      </w:pPr>
      <w:bookmarkStart w:id="126" w:name="_Toc493014792"/>
      <w:bookmarkStart w:id="127" w:name="_Toc493017136"/>
      <w:r w:rsidRPr="00F03502">
        <w:t xml:space="preserve">Tabela </w:t>
      </w:r>
      <w:fldSimple w:instr=" SEQ Tabela \* ARABIC ">
        <w:r w:rsidR="00EA1B22">
          <w:rPr>
            <w:noProof/>
          </w:rPr>
          <w:t>29</w:t>
        </w:r>
      </w:fldSimple>
      <w:r w:rsidRPr="00F03502">
        <w:t xml:space="preserve"> - Tabela de Cenário de Teste da Busca de Receitas</w:t>
      </w:r>
      <w:bookmarkEnd w:id="126"/>
      <w:bookmarkEnd w:id="127"/>
    </w:p>
    <w:p w14:paraId="77DD399E"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7CF85AA8" w14:textId="77777777" w:rsidR="00F03502" w:rsidRPr="00F03502" w:rsidRDefault="00F03502" w:rsidP="00F03502">
      <w:pPr>
        <w:pStyle w:val="Ttulo3"/>
      </w:pPr>
      <w:bookmarkStart w:id="128" w:name="_Toc493014827"/>
      <w:bookmarkStart w:id="129" w:name="_Toc493017100"/>
      <w:r w:rsidRPr="00F03502">
        <w:t>Login</w:t>
      </w:r>
      <w:bookmarkEnd w:id="128"/>
      <w:bookmarkEnd w:id="129"/>
    </w:p>
    <w:tbl>
      <w:tblPr>
        <w:tblStyle w:val="Tabelacomgrade"/>
        <w:tblW w:w="0" w:type="auto"/>
        <w:tblLook w:val="04A0" w:firstRow="1" w:lastRow="0" w:firstColumn="1" w:lastColumn="0" w:noHBand="0" w:noVBand="1"/>
      </w:tblPr>
      <w:tblGrid>
        <w:gridCol w:w="944"/>
        <w:gridCol w:w="2312"/>
        <w:gridCol w:w="5670"/>
      </w:tblGrid>
      <w:tr w:rsidR="00F03502" w:rsidRPr="00F03502" w14:paraId="5A025167" w14:textId="77777777" w:rsidTr="00111696">
        <w:trPr>
          <w:trHeight w:val="121"/>
        </w:trPr>
        <w:tc>
          <w:tcPr>
            <w:tcW w:w="944" w:type="dxa"/>
          </w:tcPr>
          <w:p w14:paraId="5EBACD6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3F66B153"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61AD8CE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36A9FDC9" w14:textId="77777777" w:rsidTr="00111696">
        <w:trPr>
          <w:trHeight w:val="212"/>
        </w:trPr>
        <w:tc>
          <w:tcPr>
            <w:tcW w:w="944" w:type="dxa"/>
          </w:tcPr>
          <w:p w14:paraId="25F9C91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7AA3532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Login do usuário</w:t>
            </w:r>
          </w:p>
        </w:tc>
        <w:tc>
          <w:tcPr>
            <w:tcW w:w="5670" w:type="dxa"/>
          </w:tcPr>
          <w:p w14:paraId="66BB334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o login e a senha. Quando o usuário pressionar entrar. Então é efetuado o login. E é redirecionado para tela principal.</w:t>
            </w:r>
          </w:p>
        </w:tc>
      </w:tr>
      <w:tr w:rsidR="00F03502" w:rsidRPr="00F03502" w14:paraId="52090A85" w14:textId="77777777" w:rsidTr="00111696">
        <w:trPr>
          <w:trHeight w:val="212"/>
        </w:trPr>
        <w:tc>
          <w:tcPr>
            <w:tcW w:w="944" w:type="dxa"/>
          </w:tcPr>
          <w:p w14:paraId="3279D23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681C1A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Registro do usuário</w:t>
            </w:r>
          </w:p>
        </w:tc>
        <w:tc>
          <w:tcPr>
            <w:tcW w:w="5670" w:type="dxa"/>
          </w:tcPr>
          <w:p w14:paraId="3AEDDB76" w14:textId="3575FC3D"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usuário preencher na tela de </w:t>
            </w:r>
            <w:commentRangeStart w:id="130"/>
            <w:del w:id="131" w:author="Marcelo Rivera da Silva" w:date="2017-09-18T20:04:00Z">
              <w:r w:rsidRPr="00F03502" w:rsidDel="00A71FF6">
                <w:rPr>
                  <w:rFonts w:ascii="Arial" w:eastAsia="Times New Roman" w:hAnsi="Arial" w:cs="Arial"/>
                  <w:color w:val="000000" w:themeColor="text1"/>
                  <w:sz w:val="24"/>
                  <w:szCs w:val="24"/>
                  <w:lang w:eastAsia="pt-BR"/>
                </w:rPr>
                <w:delText>resgistro</w:delText>
              </w:r>
            </w:del>
            <w:commentRangeEnd w:id="130"/>
            <w:ins w:id="132" w:author="Marcelo Rivera da Silva" w:date="2017-09-18T20:04:00Z">
              <w:r w:rsidR="00A71FF6" w:rsidRPr="00F03502">
                <w:rPr>
                  <w:rFonts w:ascii="Arial" w:eastAsia="Times New Roman" w:hAnsi="Arial" w:cs="Arial"/>
                  <w:color w:val="000000" w:themeColor="text1"/>
                  <w:sz w:val="24"/>
                  <w:szCs w:val="24"/>
                  <w:lang w:eastAsia="pt-BR"/>
                </w:rPr>
                <w:t>registro</w:t>
              </w:r>
            </w:ins>
            <w:r w:rsidR="00FA6A2F">
              <w:rPr>
                <w:rStyle w:val="Refdecomentrio"/>
              </w:rPr>
              <w:commentReference w:id="130"/>
            </w:r>
            <w:r w:rsidRPr="00F03502">
              <w:rPr>
                <w:rFonts w:ascii="Arial" w:eastAsia="Times New Roman" w:hAnsi="Arial" w:cs="Arial"/>
                <w:color w:val="000000" w:themeColor="text1"/>
                <w:sz w:val="24"/>
                <w:szCs w:val="24"/>
                <w:lang w:eastAsia="pt-BR"/>
              </w:rPr>
              <w:t xml:space="preserve">, o e-mail, senha, apelido, data de nascimento e a foto. Quando o usuário pressionar registrar. Então é efetuado o </w:t>
            </w:r>
            <w:commentRangeStart w:id="133"/>
            <w:del w:id="134" w:author="Marcelo Rivera da Silva" w:date="2017-09-18T20:04:00Z">
              <w:r w:rsidRPr="00F03502" w:rsidDel="00A71FF6">
                <w:rPr>
                  <w:rFonts w:ascii="Arial" w:eastAsia="Times New Roman" w:hAnsi="Arial" w:cs="Arial"/>
                  <w:color w:val="000000" w:themeColor="text1"/>
                  <w:sz w:val="24"/>
                  <w:szCs w:val="24"/>
                  <w:lang w:eastAsia="pt-BR"/>
                </w:rPr>
                <w:delText>regitro</w:delText>
              </w:r>
            </w:del>
            <w:commentRangeEnd w:id="133"/>
            <w:ins w:id="135" w:author="Marcelo Rivera da Silva" w:date="2017-09-18T20:04:00Z">
              <w:r w:rsidR="00A71FF6" w:rsidRPr="00F03502">
                <w:rPr>
                  <w:rFonts w:ascii="Arial" w:eastAsia="Times New Roman" w:hAnsi="Arial" w:cs="Arial"/>
                  <w:color w:val="000000" w:themeColor="text1"/>
                  <w:sz w:val="24"/>
                  <w:szCs w:val="24"/>
                  <w:lang w:eastAsia="pt-BR"/>
                </w:rPr>
                <w:t>registro</w:t>
              </w:r>
            </w:ins>
            <w:r w:rsidR="00FA6A2F">
              <w:rPr>
                <w:rStyle w:val="Refdecomentrio"/>
              </w:rPr>
              <w:commentReference w:id="133"/>
            </w:r>
            <w:r w:rsidRPr="00F03502">
              <w:rPr>
                <w:rFonts w:ascii="Arial" w:eastAsia="Times New Roman" w:hAnsi="Arial" w:cs="Arial"/>
                <w:color w:val="000000" w:themeColor="text1"/>
                <w:sz w:val="24"/>
                <w:szCs w:val="24"/>
                <w:lang w:eastAsia="pt-BR"/>
              </w:rPr>
              <w:t>. E é exibido na tela “registrado com sucesso” e redireciona para tela principal.</w:t>
            </w:r>
          </w:p>
        </w:tc>
      </w:tr>
      <w:tr w:rsidR="00F03502" w:rsidRPr="00F03502" w14:paraId="7CD66B85" w14:textId="77777777" w:rsidTr="00111696">
        <w:trPr>
          <w:trHeight w:val="212"/>
        </w:trPr>
        <w:tc>
          <w:tcPr>
            <w:tcW w:w="944" w:type="dxa"/>
          </w:tcPr>
          <w:p w14:paraId="3FE5633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E1AFE3B"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Cancelar o login</w:t>
            </w:r>
          </w:p>
        </w:tc>
        <w:tc>
          <w:tcPr>
            <w:tcW w:w="5670" w:type="dxa"/>
          </w:tcPr>
          <w:p w14:paraId="4C97F673" w14:textId="331AC2C8"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visitante se redireciona na tela de login. Quando ele pressiona o botão cancelar. Então é redirecionado para </w:t>
            </w:r>
            <w:del w:id="136" w:author="Marcelo Rivera da Silva" w:date="2017-09-18T20:04:00Z">
              <w:r w:rsidRPr="00F03502" w:rsidDel="00A71FF6">
                <w:rPr>
                  <w:rFonts w:ascii="Arial" w:eastAsia="Times New Roman" w:hAnsi="Arial" w:cs="Arial"/>
                  <w:color w:val="000000" w:themeColor="text1"/>
                  <w:sz w:val="24"/>
                  <w:szCs w:val="24"/>
                  <w:lang w:eastAsia="pt-BR"/>
                </w:rPr>
                <w:delText>pagina</w:delText>
              </w:r>
            </w:del>
            <w:ins w:id="137" w:author="Marcelo Rivera da Silva" w:date="2017-09-18T20:04:00Z">
              <w:r w:rsidR="00A71FF6" w:rsidRPr="00F03502">
                <w:rPr>
                  <w:rFonts w:ascii="Arial" w:eastAsia="Times New Roman" w:hAnsi="Arial" w:cs="Arial"/>
                  <w:color w:val="000000" w:themeColor="text1"/>
                  <w:sz w:val="24"/>
                  <w:szCs w:val="24"/>
                  <w:lang w:eastAsia="pt-BR"/>
                </w:rPr>
                <w:t>página</w:t>
              </w:r>
            </w:ins>
            <w:r w:rsidRPr="00F03502">
              <w:rPr>
                <w:rFonts w:ascii="Arial" w:eastAsia="Times New Roman" w:hAnsi="Arial" w:cs="Arial"/>
                <w:color w:val="000000" w:themeColor="text1"/>
                <w:sz w:val="24"/>
                <w:szCs w:val="24"/>
                <w:lang w:eastAsia="pt-BR"/>
              </w:rPr>
              <w:t xml:space="preserve"> anterior.</w:t>
            </w:r>
          </w:p>
        </w:tc>
      </w:tr>
    </w:tbl>
    <w:p w14:paraId="48E7D40A" w14:textId="01B3877D" w:rsidR="00F03502" w:rsidRPr="00F03502" w:rsidRDefault="00F03502" w:rsidP="00F03502">
      <w:pPr>
        <w:pStyle w:val="Legenda"/>
      </w:pPr>
      <w:bookmarkStart w:id="138" w:name="_Toc493014793"/>
      <w:bookmarkStart w:id="139" w:name="_Toc493017137"/>
      <w:r w:rsidRPr="00F03502">
        <w:t xml:space="preserve">Tabela </w:t>
      </w:r>
      <w:fldSimple w:instr=" SEQ Tabela \* ARABIC ">
        <w:r w:rsidR="00EA1B22">
          <w:rPr>
            <w:noProof/>
          </w:rPr>
          <w:t>30</w:t>
        </w:r>
      </w:fldSimple>
      <w:r w:rsidRPr="00F03502">
        <w:t xml:space="preserve"> - Tabela de Cenário de Teste do Login</w:t>
      </w:r>
      <w:bookmarkEnd w:id="138"/>
      <w:bookmarkEnd w:id="139"/>
    </w:p>
    <w:p w14:paraId="00BE4DE4" w14:textId="75E4C595" w:rsidR="00B24D28" w:rsidRDefault="00F03502" w:rsidP="00F03502">
      <w:pPr>
        <w:rPr>
          <w:rFonts w:ascii="Arial" w:hAnsi="Arial" w:cs="Arial"/>
          <w:lang w:eastAsia="ar-SA"/>
        </w:rPr>
      </w:pPr>
      <w:r w:rsidRPr="00F03502">
        <w:rPr>
          <w:rFonts w:ascii="Arial" w:hAnsi="Arial" w:cs="Arial"/>
          <w:lang w:eastAsia="ar-SA"/>
        </w:rPr>
        <w:t>FONTE: Autor</w:t>
      </w:r>
    </w:p>
    <w:p w14:paraId="647CD419" w14:textId="77777777" w:rsidR="00B24D28" w:rsidRDefault="00B24D28">
      <w:pPr>
        <w:rPr>
          <w:rFonts w:ascii="Arial" w:hAnsi="Arial" w:cs="Arial"/>
          <w:lang w:eastAsia="ar-SA"/>
        </w:rPr>
      </w:pPr>
      <w:r>
        <w:rPr>
          <w:rFonts w:ascii="Arial" w:hAnsi="Arial" w:cs="Arial"/>
          <w:lang w:eastAsia="ar-SA"/>
        </w:rPr>
        <w:br w:type="page"/>
      </w:r>
    </w:p>
    <w:p w14:paraId="58349FD6" w14:textId="77777777" w:rsidR="00F03502" w:rsidRPr="00F03502" w:rsidRDefault="00F03502" w:rsidP="00F03502">
      <w:pPr>
        <w:rPr>
          <w:rFonts w:ascii="Arial" w:hAnsi="Arial" w:cs="Arial"/>
          <w:lang w:eastAsia="ar-SA"/>
        </w:rPr>
      </w:pPr>
    </w:p>
    <w:p w14:paraId="1FBED788" w14:textId="77777777" w:rsidR="00F03502" w:rsidRPr="00F03502" w:rsidRDefault="00F03502" w:rsidP="00F03502">
      <w:pPr>
        <w:pStyle w:val="Ttulo3"/>
      </w:pPr>
      <w:bookmarkStart w:id="140" w:name="_Toc493014828"/>
      <w:bookmarkStart w:id="141" w:name="_Toc493017101"/>
      <w:r w:rsidRPr="00F03502">
        <w:t>Lista de Compras</w:t>
      </w:r>
      <w:bookmarkEnd w:id="140"/>
      <w:bookmarkEnd w:id="141"/>
    </w:p>
    <w:tbl>
      <w:tblPr>
        <w:tblStyle w:val="Tabelacomgrade"/>
        <w:tblW w:w="0" w:type="auto"/>
        <w:tblLook w:val="04A0" w:firstRow="1" w:lastRow="0" w:firstColumn="1" w:lastColumn="0" w:noHBand="0" w:noVBand="1"/>
      </w:tblPr>
      <w:tblGrid>
        <w:gridCol w:w="944"/>
        <w:gridCol w:w="2312"/>
        <w:gridCol w:w="5670"/>
      </w:tblGrid>
      <w:tr w:rsidR="00F03502" w:rsidRPr="00F03502" w14:paraId="679EEBA2" w14:textId="77777777" w:rsidTr="00111696">
        <w:trPr>
          <w:trHeight w:val="121"/>
        </w:trPr>
        <w:tc>
          <w:tcPr>
            <w:tcW w:w="944" w:type="dxa"/>
          </w:tcPr>
          <w:p w14:paraId="775F3C9E"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BA5784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36048CE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1130708" w14:textId="77777777" w:rsidTr="00111696">
        <w:trPr>
          <w:trHeight w:val="212"/>
        </w:trPr>
        <w:tc>
          <w:tcPr>
            <w:tcW w:w="944" w:type="dxa"/>
          </w:tcPr>
          <w:p w14:paraId="56C2A50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440FA9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Gerar lista de compras</w:t>
            </w:r>
          </w:p>
        </w:tc>
        <w:tc>
          <w:tcPr>
            <w:tcW w:w="5670" w:type="dxa"/>
          </w:tcPr>
          <w:p w14:paraId="4BD97965" w14:textId="2426A754"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usuário selecionar uma receita. Quando pressionado o botão “gerar lista de compras”. Então é criado uma lista de compras a partir dos </w:t>
            </w:r>
            <w:commentRangeStart w:id="142"/>
            <w:r w:rsidRPr="00F03502">
              <w:rPr>
                <w:rFonts w:ascii="Arial" w:eastAsia="Times New Roman" w:hAnsi="Arial" w:cs="Arial"/>
                <w:color w:val="000000" w:themeColor="text1"/>
                <w:sz w:val="24"/>
                <w:szCs w:val="24"/>
                <w:lang w:eastAsia="pt-BR"/>
              </w:rPr>
              <w:t>ingrediente</w:t>
            </w:r>
            <w:ins w:id="143" w:author="Marcelo Rivera da Silva" w:date="2017-09-18T20:05:00Z">
              <w:r w:rsidR="00A71FF6">
                <w:rPr>
                  <w:rFonts w:ascii="Arial" w:eastAsia="Times New Roman" w:hAnsi="Arial" w:cs="Arial"/>
                  <w:color w:val="000000" w:themeColor="text1"/>
                  <w:sz w:val="24"/>
                  <w:szCs w:val="24"/>
                  <w:lang w:eastAsia="pt-BR"/>
                </w:rPr>
                <w:t>s</w:t>
              </w:r>
            </w:ins>
            <w:r w:rsidRPr="00F03502">
              <w:rPr>
                <w:rFonts w:ascii="Arial" w:eastAsia="Times New Roman" w:hAnsi="Arial" w:cs="Arial"/>
                <w:color w:val="000000" w:themeColor="text1"/>
                <w:sz w:val="24"/>
                <w:szCs w:val="24"/>
                <w:lang w:eastAsia="pt-BR"/>
              </w:rPr>
              <w:t xml:space="preserve"> </w:t>
            </w:r>
            <w:commentRangeEnd w:id="142"/>
            <w:r w:rsidR="00FA6A2F">
              <w:rPr>
                <w:rStyle w:val="Refdecomentrio"/>
              </w:rPr>
              <w:commentReference w:id="142"/>
            </w:r>
            <w:r w:rsidRPr="00F03502">
              <w:rPr>
                <w:rFonts w:ascii="Arial" w:eastAsia="Times New Roman" w:hAnsi="Arial" w:cs="Arial"/>
                <w:color w:val="000000" w:themeColor="text1"/>
                <w:sz w:val="24"/>
                <w:szCs w:val="24"/>
                <w:lang w:eastAsia="pt-BR"/>
              </w:rPr>
              <w:t>da receita, com o nome lista de compras de “tal receita”. E é redirecionado para a lista de compra em si. E é exibida uma mensagem de sucesso na tela.</w:t>
            </w:r>
            <w:bookmarkStart w:id="144" w:name="_GoBack"/>
            <w:bookmarkEnd w:id="144"/>
          </w:p>
        </w:tc>
      </w:tr>
      <w:tr w:rsidR="00F03502" w:rsidRPr="00F03502" w14:paraId="21912A87" w14:textId="77777777" w:rsidTr="00111696">
        <w:trPr>
          <w:trHeight w:val="212"/>
        </w:trPr>
        <w:tc>
          <w:tcPr>
            <w:tcW w:w="944" w:type="dxa"/>
          </w:tcPr>
          <w:p w14:paraId="0201BAF7"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76E4F5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Criar lista de compras</w:t>
            </w:r>
          </w:p>
        </w:tc>
        <w:tc>
          <w:tcPr>
            <w:tcW w:w="5670" w:type="dxa"/>
          </w:tcPr>
          <w:p w14:paraId="7DE6FD52" w14:textId="09412B4C"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entre na lista de compras. Quando ele pressiona o botão “criar lista de compras”. Então é criado uma lista, com a opção de colocar ingredientes</w:t>
            </w:r>
            <w:commentRangeStart w:id="145"/>
            <w:r w:rsidRPr="00F03502">
              <w:rPr>
                <w:rFonts w:ascii="Arial" w:eastAsia="Times New Roman" w:hAnsi="Arial" w:cs="Arial"/>
                <w:color w:val="000000" w:themeColor="text1"/>
                <w:sz w:val="24"/>
                <w:szCs w:val="24"/>
                <w:lang w:eastAsia="pt-BR"/>
              </w:rPr>
              <w:t xml:space="preserve"> </w:t>
            </w:r>
            <w:commentRangeEnd w:id="145"/>
            <w:r w:rsidR="00FA6A2F">
              <w:rPr>
                <w:rStyle w:val="Refdecomentrio"/>
              </w:rPr>
              <w:commentReference w:id="145"/>
            </w:r>
            <w:del w:id="146" w:author="Marcelo Rivera da Silva" w:date="2017-09-18T20:04:00Z">
              <w:r w:rsidRPr="00F03502" w:rsidDel="00A71FF6">
                <w:rPr>
                  <w:rFonts w:ascii="Arial" w:eastAsia="Times New Roman" w:hAnsi="Arial" w:cs="Arial"/>
                  <w:color w:val="000000" w:themeColor="text1"/>
                  <w:sz w:val="24"/>
                  <w:szCs w:val="24"/>
                  <w:lang w:eastAsia="pt-BR"/>
                </w:rPr>
                <w:delText xml:space="preserve"> </w:delText>
              </w:r>
              <w:commentRangeStart w:id="147"/>
              <w:r w:rsidRPr="00F03502" w:rsidDel="00A71FF6">
                <w:rPr>
                  <w:rFonts w:ascii="Arial" w:eastAsia="Times New Roman" w:hAnsi="Arial" w:cs="Arial"/>
                  <w:color w:val="000000" w:themeColor="text1"/>
                  <w:sz w:val="24"/>
                  <w:szCs w:val="24"/>
                  <w:lang w:eastAsia="pt-BR"/>
                </w:rPr>
                <w:delText>unitáriamente</w:delText>
              </w:r>
            </w:del>
            <w:commentRangeEnd w:id="147"/>
            <w:ins w:id="148" w:author="Marcelo Rivera da Silva" w:date="2017-09-18T20:04:00Z">
              <w:r w:rsidR="00A71FF6" w:rsidRPr="00F03502">
                <w:rPr>
                  <w:rFonts w:ascii="Arial" w:eastAsia="Times New Roman" w:hAnsi="Arial" w:cs="Arial"/>
                  <w:color w:val="000000" w:themeColor="text1"/>
                  <w:sz w:val="24"/>
                  <w:szCs w:val="24"/>
                  <w:lang w:eastAsia="pt-BR"/>
                </w:rPr>
                <w:t>unitariamente</w:t>
              </w:r>
            </w:ins>
            <w:r w:rsidR="00FA6A2F">
              <w:rPr>
                <w:rStyle w:val="Refdecomentrio"/>
              </w:rPr>
              <w:commentReference w:id="147"/>
            </w:r>
            <w:r w:rsidRPr="00F03502">
              <w:rPr>
                <w:rFonts w:ascii="Arial" w:eastAsia="Times New Roman" w:hAnsi="Arial" w:cs="Arial"/>
                <w:color w:val="000000" w:themeColor="text1"/>
                <w:sz w:val="24"/>
                <w:szCs w:val="24"/>
                <w:lang w:eastAsia="pt-BR"/>
              </w:rPr>
              <w:t xml:space="preserve">. E a cada ingrediente </w:t>
            </w:r>
            <w:del w:id="149" w:author="Marcelo Rivera da Silva" w:date="2017-09-18T20:04:00Z">
              <w:r w:rsidRPr="00F03502" w:rsidDel="00A71FF6">
                <w:rPr>
                  <w:rFonts w:ascii="Arial" w:eastAsia="Times New Roman" w:hAnsi="Arial" w:cs="Arial"/>
                  <w:color w:val="000000" w:themeColor="text1"/>
                  <w:sz w:val="24"/>
                  <w:szCs w:val="24"/>
                  <w:lang w:eastAsia="pt-BR"/>
                </w:rPr>
                <w:delText>adiconado</w:delText>
              </w:r>
            </w:del>
            <w:ins w:id="150" w:author="Marcelo Rivera da Silva" w:date="2017-09-18T20:04:00Z">
              <w:r w:rsidR="00A71FF6" w:rsidRPr="00F03502">
                <w:rPr>
                  <w:rFonts w:ascii="Arial" w:eastAsia="Times New Roman" w:hAnsi="Arial" w:cs="Arial"/>
                  <w:color w:val="000000" w:themeColor="text1"/>
                  <w:sz w:val="24"/>
                  <w:szCs w:val="24"/>
                  <w:lang w:eastAsia="pt-BR"/>
                </w:rPr>
                <w:t>adicionado</w:t>
              </w:r>
            </w:ins>
            <w:r w:rsidRPr="00F03502">
              <w:rPr>
                <w:rFonts w:ascii="Arial" w:eastAsia="Times New Roman" w:hAnsi="Arial" w:cs="Arial"/>
                <w:color w:val="000000" w:themeColor="text1"/>
                <w:sz w:val="24"/>
                <w:szCs w:val="24"/>
                <w:lang w:eastAsia="pt-BR"/>
              </w:rPr>
              <w:t xml:space="preserve"> é exibido uma mensagem de sucesso para cada.</w:t>
            </w:r>
          </w:p>
        </w:tc>
      </w:tr>
      <w:tr w:rsidR="00F03502" w:rsidRPr="00F03502" w14:paraId="3BBCB1C6" w14:textId="77777777" w:rsidTr="00111696">
        <w:trPr>
          <w:trHeight w:val="212"/>
        </w:trPr>
        <w:tc>
          <w:tcPr>
            <w:tcW w:w="944" w:type="dxa"/>
          </w:tcPr>
          <w:p w14:paraId="59193AB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w:t>
            </w:r>
          </w:p>
        </w:tc>
        <w:tc>
          <w:tcPr>
            <w:tcW w:w="2312" w:type="dxa"/>
          </w:tcPr>
          <w:p w14:paraId="37EE1E67"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lista de compras</w:t>
            </w:r>
          </w:p>
        </w:tc>
        <w:tc>
          <w:tcPr>
            <w:tcW w:w="5670" w:type="dxa"/>
          </w:tcPr>
          <w:p w14:paraId="4511176E"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na lista de compras. Quando pressionado no botão “remover” para remover a lista. Então a lista correspondente é removida. E é exibida uma mensagem de sucesso.</w:t>
            </w:r>
          </w:p>
        </w:tc>
      </w:tr>
    </w:tbl>
    <w:p w14:paraId="50FCD876" w14:textId="39FAEA0D" w:rsidR="00F03502" w:rsidRPr="00F03502" w:rsidRDefault="00F03502" w:rsidP="00F03502">
      <w:pPr>
        <w:pStyle w:val="Legenda"/>
      </w:pPr>
      <w:bookmarkStart w:id="151" w:name="_Toc493014794"/>
      <w:bookmarkStart w:id="152" w:name="_Toc493017138"/>
      <w:r w:rsidRPr="00F03502">
        <w:t xml:space="preserve">Tabela </w:t>
      </w:r>
      <w:fldSimple w:instr=" SEQ Tabela \* ARABIC ">
        <w:r w:rsidR="00EA1B22">
          <w:rPr>
            <w:noProof/>
          </w:rPr>
          <w:t>31</w:t>
        </w:r>
      </w:fldSimple>
      <w:r w:rsidRPr="00F03502">
        <w:t xml:space="preserve"> - Tabela do Cenário de Teste da Lista de Compras</w:t>
      </w:r>
      <w:bookmarkEnd w:id="151"/>
      <w:bookmarkEnd w:id="152"/>
    </w:p>
    <w:p w14:paraId="0F09176A"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AD3EA3D" w14:textId="77777777" w:rsidR="00F03502" w:rsidRPr="00F03502" w:rsidRDefault="00F03502" w:rsidP="00F03502">
      <w:pPr>
        <w:pStyle w:val="Ttulo3"/>
      </w:pPr>
      <w:bookmarkStart w:id="153" w:name="_Toc493014829"/>
      <w:bookmarkStart w:id="154" w:name="_Toc493017102"/>
      <w:r w:rsidRPr="00F03502">
        <w:t>Publicar Receita</w:t>
      </w:r>
      <w:bookmarkEnd w:id="153"/>
      <w:bookmarkEnd w:id="154"/>
    </w:p>
    <w:tbl>
      <w:tblPr>
        <w:tblStyle w:val="Tabelacomgrade"/>
        <w:tblW w:w="0" w:type="auto"/>
        <w:tblLook w:val="04A0" w:firstRow="1" w:lastRow="0" w:firstColumn="1" w:lastColumn="0" w:noHBand="0" w:noVBand="1"/>
      </w:tblPr>
      <w:tblGrid>
        <w:gridCol w:w="944"/>
        <w:gridCol w:w="2312"/>
        <w:gridCol w:w="5670"/>
      </w:tblGrid>
      <w:tr w:rsidR="00F03502" w:rsidRPr="00F03502" w14:paraId="0645B93A" w14:textId="77777777" w:rsidTr="00111696">
        <w:trPr>
          <w:trHeight w:val="121"/>
        </w:trPr>
        <w:tc>
          <w:tcPr>
            <w:tcW w:w="944" w:type="dxa"/>
          </w:tcPr>
          <w:p w14:paraId="5ECE10D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22699493"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47759E4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2B9D291B" w14:textId="77777777" w:rsidTr="00111696">
        <w:trPr>
          <w:trHeight w:val="212"/>
        </w:trPr>
        <w:tc>
          <w:tcPr>
            <w:tcW w:w="944" w:type="dxa"/>
          </w:tcPr>
          <w:p w14:paraId="3BDF98B9"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BF2C2F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Publicar receita</w:t>
            </w:r>
          </w:p>
        </w:tc>
        <w:tc>
          <w:tcPr>
            <w:tcW w:w="5670" w:type="dxa"/>
          </w:tcPr>
          <w:p w14:paraId="7B2DEAF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 redirecione para “minhas receitas”. Quando pressionado o botão “Publicar receita”. Então é redirecionado para parte 1.</w:t>
            </w:r>
          </w:p>
        </w:tc>
      </w:tr>
    </w:tbl>
    <w:p w14:paraId="473EBD03" w14:textId="5C06EDD5" w:rsidR="00F03502" w:rsidRPr="00F03502" w:rsidRDefault="00F03502" w:rsidP="00F03502">
      <w:pPr>
        <w:pStyle w:val="Legenda"/>
      </w:pPr>
      <w:bookmarkStart w:id="155" w:name="_Toc493014795"/>
      <w:bookmarkStart w:id="156" w:name="_Toc493017139"/>
      <w:r w:rsidRPr="00F03502">
        <w:t xml:space="preserve">Tabela </w:t>
      </w:r>
      <w:fldSimple w:instr=" SEQ Tabela \* ARABIC ">
        <w:r w:rsidR="00EA1B22">
          <w:rPr>
            <w:noProof/>
          </w:rPr>
          <w:t>32</w:t>
        </w:r>
      </w:fldSimple>
      <w:r w:rsidRPr="00F03502">
        <w:t xml:space="preserve"> - Tabela do Cenário de Teste do Publicar Receita</w:t>
      </w:r>
      <w:bookmarkEnd w:id="155"/>
      <w:bookmarkEnd w:id="156"/>
    </w:p>
    <w:p w14:paraId="4CE5EB8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2B88EF1C" w14:textId="77777777" w:rsidR="00F03502" w:rsidRPr="00F03502" w:rsidRDefault="00F03502" w:rsidP="00F03502">
      <w:pPr>
        <w:pStyle w:val="Ttulo3"/>
      </w:pPr>
      <w:bookmarkStart w:id="157" w:name="_Toc493014830"/>
      <w:bookmarkStart w:id="158" w:name="_Toc493017103"/>
      <w:r w:rsidRPr="00F03502">
        <w:t>Ver Receita</w:t>
      </w:r>
      <w:bookmarkEnd w:id="157"/>
      <w:bookmarkEnd w:id="158"/>
    </w:p>
    <w:tbl>
      <w:tblPr>
        <w:tblStyle w:val="Tabelacomgrade"/>
        <w:tblW w:w="0" w:type="auto"/>
        <w:tblLook w:val="04A0" w:firstRow="1" w:lastRow="0" w:firstColumn="1" w:lastColumn="0" w:noHBand="0" w:noVBand="1"/>
      </w:tblPr>
      <w:tblGrid>
        <w:gridCol w:w="944"/>
        <w:gridCol w:w="2312"/>
        <w:gridCol w:w="5670"/>
      </w:tblGrid>
      <w:tr w:rsidR="00F03502" w:rsidRPr="00F03502" w14:paraId="35191659" w14:textId="77777777" w:rsidTr="00111696">
        <w:trPr>
          <w:trHeight w:val="121"/>
        </w:trPr>
        <w:tc>
          <w:tcPr>
            <w:tcW w:w="944" w:type="dxa"/>
          </w:tcPr>
          <w:p w14:paraId="3F49DBF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0F876D11"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596FE7B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DCEB3CE" w14:textId="77777777" w:rsidTr="00111696">
        <w:trPr>
          <w:trHeight w:val="121"/>
        </w:trPr>
        <w:tc>
          <w:tcPr>
            <w:tcW w:w="944" w:type="dxa"/>
          </w:tcPr>
          <w:p w14:paraId="1E7B170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C - 2</w:t>
            </w:r>
          </w:p>
        </w:tc>
        <w:tc>
          <w:tcPr>
            <w:tcW w:w="2312" w:type="dxa"/>
          </w:tcPr>
          <w:p w14:paraId="732EE79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Obter informações</w:t>
            </w:r>
          </w:p>
        </w:tc>
        <w:tc>
          <w:tcPr>
            <w:tcW w:w="5670" w:type="dxa"/>
          </w:tcPr>
          <w:p w14:paraId="69787934"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Dado que ao clicar na receita que foi buscada. Quando é redirecionado para informações da receita. Então é mostrado o título, a descrição, lista de ingredientes da receita e comentários da mesma.</w:t>
            </w:r>
          </w:p>
        </w:tc>
      </w:tr>
      <w:tr w:rsidR="00F03502" w:rsidRPr="00F03502" w14:paraId="655ED1C6" w14:textId="77777777" w:rsidTr="00111696">
        <w:trPr>
          <w:trHeight w:val="121"/>
        </w:trPr>
        <w:tc>
          <w:tcPr>
            <w:tcW w:w="944" w:type="dxa"/>
          </w:tcPr>
          <w:p w14:paraId="0DD4BF9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hAnsi="Arial" w:cs="Arial"/>
                <w:sz w:val="24"/>
                <w:szCs w:val="24"/>
              </w:rPr>
              <w:t>C - 3</w:t>
            </w:r>
          </w:p>
        </w:tc>
        <w:tc>
          <w:tcPr>
            <w:tcW w:w="2312" w:type="dxa"/>
          </w:tcPr>
          <w:p w14:paraId="35C741A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Avaliação da receita</w:t>
            </w:r>
          </w:p>
        </w:tc>
        <w:tc>
          <w:tcPr>
            <w:tcW w:w="5670" w:type="dxa"/>
          </w:tcPr>
          <w:p w14:paraId="382E5AD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a avaliação da receita e uma sugestão aparece informando o cozinheiro “Ajude avaliar a receita que você preparou.” E é contabilizado na avaliação total da receita.</w:t>
            </w:r>
          </w:p>
        </w:tc>
      </w:tr>
      <w:tr w:rsidR="00F03502" w:rsidRPr="00F03502" w14:paraId="63FAA823" w14:textId="77777777" w:rsidTr="00111696">
        <w:trPr>
          <w:trHeight w:val="121"/>
        </w:trPr>
        <w:tc>
          <w:tcPr>
            <w:tcW w:w="944" w:type="dxa"/>
          </w:tcPr>
          <w:p w14:paraId="01A28E92" w14:textId="77777777" w:rsidR="00F03502" w:rsidRPr="00F03502" w:rsidRDefault="00F03502" w:rsidP="00111696">
            <w:pPr>
              <w:jc w:val="both"/>
              <w:rPr>
                <w:rFonts w:ascii="Arial" w:hAnsi="Arial" w:cs="Arial"/>
                <w:sz w:val="24"/>
                <w:szCs w:val="24"/>
              </w:rPr>
            </w:pPr>
            <w:r w:rsidRPr="00F03502">
              <w:rPr>
                <w:rFonts w:ascii="Arial" w:hAnsi="Arial" w:cs="Arial"/>
                <w:sz w:val="24"/>
              </w:rPr>
              <w:t xml:space="preserve">C – 4 </w:t>
            </w:r>
          </w:p>
        </w:tc>
        <w:tc>
          <w:tcPr>
            <w:tcW w:w="2312" w:type="dxa"/>
          </w:tcPr>
          <w:p w14:paraId="54443142"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Comentários em receitas</w:t>
            </w:r>
          </w:p>
        </w:tc>
        <w:tc>
          <w:tcPr>
            <w:tcW w:w="5670" w:type="dxa"/>
          </w:tcPr>
          <w:p w14:paraId="57228FFC"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p>
        </w:tc>
      </w:tr>
    </w:tbl>
    <w:p w14:paraId="22112EA4" w14:textId="0E1439A6" w:rsidR="00F03502" w:rsidRPr="00F03502" w:rsidRDefault="00F03502" w:rsidP="00F03502">
      <w:pPr>
        <w:pStyle w:val="Legenda"/>
      </w:pPr>
      <w:bookmarkStart w:id="159" w:name="_Toc493014796"/>
      <w:bookmarkStart w:id="160" w:name="_Toc493017140"/>
      <w:r w:rsidRPr="00F03502">
        <w:t xml:space="preserve">Tabela </w:t>
      </w:r>
      <w:fldSimple w:instr=" SEQ Tabela \* ARABIC ">
        <w:r w:rsidR="00EA1B22">
          <w:rPr>
            <w:noProof/>
          </w:rPr>
          <w:t>33</w:t>
        </w:r>
      </w:fldSimple>
      <w:r w:rsidRPr="00F03502">
        <w:t xml:space="preserve"> - Tabela de Cenário de Teste do Ver Receitas</w:t>
      </w:r>
      <w:bookmarkEnd w:id="159"/>
      <w:bookmarkEnd w:id="160"/>
    </w:p>
    <w:p w14:paraId="083720F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6369B37" w14:textId="7BE0C995" w:rsidR="003E0896" w:rsidRPr="00F03502" w:rsidRDefault="00B24D28" w:rsidP="003E0896">
      <w:pPr>
        <w:rPr>
          <w:rFonts w:ascii="Arial" w:hAnsi="Arial" w:cs="Arial"/>
        </w:rPr>
      </w:pPr>
      <w:commentRangeStart w:id="161"/>
      <w:r>
        <w:rPr>
          <w:rFonts w:ascii="Arial" w:hAnsi="Arial" w:cs="Arial"/>
        </w:rPr>
        <w:lastRenderedPageBreak/>
        <w:br w:type="page"/>
      </w:r>
      <w:commentRangeEnd w:id="161"/>
      <w:r w:rsidR="00FA6A2F">
        <w:rPr>
          <w:rStyle w:val="Refdecomentrio"/>
        </w:rPr>
        <w:commentReference w:id="161"/>
      </w:r>
    </w:p>
    <w:p w14:paraId="32C9CC89" w14:textId="77777777" w:rsidR="000945DA" w:rsidRPr="00F03502" w:rsidRDefault="000945DA" w:rsidP="000945DA">
      <w:pPr>
        <w:pStyle w:val="Ttulo1"/>
      </w:pPr>
      <w:bookmarkStart w:id="162" w:name="_Toc493017104"/>
      <w:r w:rsidRPr="00F03502">
        <w:lastRenderedPageBreak/>
        <w:t>CONSIDERAÇÕES FINAIS</w:t>
      </w:r>
      <w:bookmarkEnd w:id="162"/>
    </w:p>
    <w:p w14:paraId="05A062C3" w14:textId="77777777" w:rsidR="00DB4364" w:rsidRPr="00F03502" w:rsidRDefault="00DB4364" w:rsidP="00951631">
      <w:pPr>
        <w:spacing w:after="0" w:line="360" w:lineRule="auto"/>
        <w:rPr>
          <w:rFonts w:ascii="Arial" w:eastAsia="Times New Roman" w:hAnsi="Arial" w:cs="Arial"/>
          <w:sz w:val="24"/>
          <w:szCs w:val="24"/>
          <w:lang w:eastAsia="pt-BR"/>
        </w:rPr>
      </w:pPr>
    </w:p>
    <w:p w14:paraId="5433BCFF" w14:textId="754F6334" w:rsidR="00951631" w:rsidRPr="00F03502" w:rsidRDefault="00AD1E2D" w:rsidP="00166924">
      <w:pPr>
        <w:rPr>
          <w:rFonts w:ascii="Arial" w:eastAsia="Times New Roman" w:hAnsi="Arial" w:cs="Arial"/>
          <w:b/>
          <w:bCs/>
          <w:kern w:val="1"/>
          <w:sz w:val="24"/>
          <w:szCs w:val="32"/>
          <w:lang w:eastAsia="ar-SA"/>
        </w:rPr>
      </w:pPr>
      <w:r w:rsidRPr="00F03502">
        <w:rPr>
          <w:rFonts w:ascii="Arial" w:eastAsia="Times New Roman" w:hAnsi="Arial" w:cs="Arial"/>
          <w:b/>
          <w:bCs/>
          <w:kern w:val="1"/>
          <w:sz w:val="24"/>
          <w:szCs w:val="32"/>
          <w:lang w:eastAsia="ar-SA"/>
        </w:rPr>
        <w:br w:type="page"/>
      </w:r>
    </w:p>
    <w:p w14:paraId="7B9E2FA8" w14:textId="41457A63" w:rsidR="00506762" w:rsidRPr="00F03502" w:rsidRDefault="00166924" w:rsidP="00506762">
      <w:pPr>
        <w:pStyle w:val="Ttulo1"/>
      </w:pPr>
      <w:bookmarkStart w:id="163" w:name="_Toc493017105"/>
      <w:r w:rsidRPr="00F03502">
        <w:lastRenderedPageBreak/>
        <w:t>REFERÊNCIAS</w:t>
      </w:r>
      <w:bookmarkEnd w:id="163"/>
    </w:p>
    <w:p w14:paraId="2175016E" w14:textId="77777777" w:rsidR="008C30EE" w:rsidRPr="00F03502" w:rsidRDefault="008C30EE" w:rsidP="008C30EE">
      <w:pPr>
        <w:pStyle w:val="Titulo"/>
      </w:pPr>
    </w:p>
    <w:p w14:paraId="7C489447" w14:textId="2F888F1F" w:rsidR="008C30EE"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rPr>
        <w:t xml:space="preserve">AUTOR, </w:t>
      </w:r>
      <w:r w:rsidRPr="00F03502">
        <w:rPr>
          <w:rFonts w:ascii="Arial" w:hAnsi="Arial" w:cs="Arial"/>
          <w:b/>
          <w:bCs/>
          <w:color w:val="000000" w:themeColor="text1"/>
        </w:rPr>
        <w:t>Pesquisa de Mercado - Gastronomia</w:t>
      </w:r>
      <w:r w:rsidR="00AD1E2D" w:rsidRPr="00F03502">
        <w:rPr>
          <w:rFonts w:ascii="Arial" w:hAnsi="Arial" w:cs="Arial"/>
          <w:color w:val="000000" w:themeColor="text1"/>
        </w:rPr>
        <w:t xml:space="preserve">. </w:t>
      </w:r>
      <w:r w:rsidRPr="00F03502">
        <w:rPr>
          <w:rFonts w:ascii="Arial" w:hAnsi="Arial" w:cs="Arial"/>
          <w:color w:val="000000" w:themeColor="text1"/>
        </w:rPr>
        <w:t>Disponível em:&lt;</w:t>
      </w:r>
      <w:r w:rsidRPr="00F03502">
        <w:rPr>
          <w:rFonts w:ascii="Arial" w:hAnsi="Arial" w:cs="Arial"/>
        </w:rPr>
        <w:t>https://goo.gl/forms/4Cm8AbnuEx9mFLoI2</w:t>
      </w:r>
      <w:r w:rsidRPr="00F03502">
        <w:rPr>
          <w:rFonts w:ascii="Arial" w:hAnsi="Arial" w:cs="Arial"/>
          <w:color w:val="000000" w:themeColor="text1"/>
        </w:rPr>
        <w:t xml:space="preserve">&gt; </w:t>
      </w:r>
      <w:r w:rsidRPr="00F03502">
        <w:rPr>
          <w:rFonts w:ascii="Arial" w:hAnsi="Arial" w:cs="Arial"/>
          <w:lang w:eastAsia="ar-SA"/>
        </w:rPr>
        <w:t>Acesso em 27 de junho de 2017.</w:t>
      </w:r>
    </w:p>
    <w:p w14:paraId="24E77121" w14:textId="6CA21081" w:rsidR="008C30EE" w:rsidRPr="00F03502" w:rsidRDefault="008C30EE" w:rsidP="007F255E">
      <w:pPr>
        <w:pStyle w:val="NormalWeb"/>
        <w:spacing w:before="0" w:beforeAutospacing="0" w:after="0" w:afterAutospacing="0"/>
        <w:jc w:val="both"/>
        <w:rPr>
          <w:rFonts w:ascii="Arial" w:hAnsi="Arial" w:cs="Arial"/>
        </w:rPr>
      </w:pPr>
    </w:p>
    <w:p w14:paraId="28FFC54A" w14:textId="77777777" w:rsidR="007A7741" w:rsidRPr="00F03502" w:rsidRDefault="007A7741" w:rsidP="007F255E">
      <w:pPr>
        <w:pStyle w:val="NormalWeb"/>
        <w:spacing w:before="0" w:beforeAutospacing="0" w:after="0" w:afterAutospacing="0"/>
        <w:jc w:val="both"/>
        <w:rPr>
          <w:rFonts w:ascii="Arial" w:hAnsi="Arial" w:cs="Arial"/>
          <w:color w:val="000000"/>
          <w:shd w:val="clear" w:color="auto" w:fill="FFFFFF"/>
        </w:rPr>
      </w:pPr>
      <w:r w:rsidRPr="00F03502">
        <w:rPr>
          <w:rFonts w:ascii="Arial" w:hAnsi="Arial" w:cs="Arial"/>
          <w:color w:val="000000"/>
          <w:shd w:val="clear" w:color="auto" w:fill="FFFFFF"/>
        </w:rPr>
        <w:t xml:space="preserve">BECK, K. S. K. S. J. E. A, </w:t>
      </w:r>
      <w:r w:rsidRPr="00F03502">
        <w:rPr>
          <w:rFonts w:ascii="Arial" w:hAnsi="Arial" w:cs="Arial"/>
          <w:b/>
          <w:color w:val="000000"/>
          <w:shd w:val="clear" w:color="auto" w:fill="FFFFFF"/>
        </w:rPr>
        <w:t>Manifesto para o desenvolvimento ágil de software</w:t>
      </w:r>
      <w:r w:rsidRPr="00F03502">
        <w:rPr>
          <w:rFonts w:ascii="Arial" w:hAnsi="Arial" w:cs="Arial"/>
          <w:color w:val="000000"/>
          <w:shd w:val="clear" w:color="auto" w:fill="FFFFFF"/>
        </w:rPr>
        <w:t>. Disponível em: &lt;http://www.manifestoagil.com.br/&gt; Acesso em 10 de agosto de 2017.</w:t>
      </w:r>
    </w:p>
    <w:p w14:paraId="206008AC" w14:textId="0AFF938C" w:rsidR="007A7741" w:rsidRPr="00F03502" w:rsidRDefault="007A7741" w:rsidP="007F255E">
      <w:pPr>
        <w:pStyle w:val="NormalWeb"/>
        <w:spacing w:before="0" w:beforeAutospacing="0" w:after="0" w:afterAutospacing="0"/>
        <w:jc w:val="both"/>
        <w:rPr>
          <w:rFonts w:ascii="Arial" w:hAnsi="Arial" w:cs="Arial"/>
        </w:rPr>
      </w:pPr>
    </w:p>
    <w:p w14:paraId="09CC1184" w14:textId="28BF66CE" w:rsidR="003E0896" w:rsidRPr="00F03502" w:rsidRDefault="00053A11" w:rsidP="007F255E">
      <w:pPr>
        <w:pStyle w:val="NormalWeb"/>
        <w:spacing w:before="0" w:beforeAutospacing="0" w:after="0" w:afterAutospacing="0"/>
        <w:jc w:val="both"/>
        <w:rPr>
          <w:rFonts w:ascii="Arial" w:hAnsi="Arial" w:cs="Arial"/>
          <w:sz w:val="20"/>
        </w:rPr>
      </w:pPr>
      <w:r w:rsidRPr="00F03502">
        <w:rPr>
          <w:rFonts w:ascii="Arial" w:hAnsi="Arial" w:cs="Arial"/>
          <w:color w:val="333333"/>
          <w:szCs w:val="29"/>
          <w:shd w:val="clear" w:color="auto" w:fill="FFFFFF"/>
        </w:rPr>
        <w:t>CULTURA.gov.br</w:t>
      </w:r>
      <w:r w:rsidR="003E0896" w:rsidRPr="00F03502">
        <w:rPr>
          <w:rFonts w:ascii="Arial" w:hAnsi="Arial" w:cs="Arial"/>
          <w:color w:val="333333"/>
          <w:szCs w:val="29"/>
          <w:shd w:val="clear" w:color="auto" w:fill="FFFFFF"/>
        </w:rPr>
        <w:t>: CENÁRIO DE TESTE. </w:t>
      </w:r>
      <w:r w:rsidR="003E0896" w:rsidRPr="00F03502">
        <w:rPr>
          <w:rFonts w:ascii="Arial" w:hAnsi="Arial" w:cs="Arial"/>
          <w:b/>
          <w:bCs/>
          <w:color w:val="333333"/>
          <w:szCs w:val="29"/>
          <w:shd w:val="clear" w:color="auto" w:fill="FFFFFF"/>
        </w:rPr>
        <w:t>definição de termo: cenário de teste</w:t>
      </w:r>
      <w:r w:rsidR="003E0896" w:rsidRPr="00F03502">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F03502" w:rsidRDefault="003E0896" w:rsidP="007F255E">
      <w:pPr>
        <w:pStyle w:val="NormalWeb"/>
        <w:spacing w:before="0" w:beforeAutospacing="0" w:after="0" w:afterAutospacing="0"/>
        <w:jc w:val="both"/>
        <w:rPr>
          <w:rFonts w:ascii="Arial" w:hAnsi="Arial" w:cs="Arial"/>
        </w:rPr>
      </w:pPr>
    </w:p>
    <w:p w14:paraId="6B4B7AFF" w14:textId="3065B053"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shd w:val="clear" w:color="auto" w:fill="FFFFFF"/>
        </w:rPr>
        <w:t xml:space="preserve">Desenvolvimentoagil.com.br, </w:t>
      </w:r>
      <w:r w:rsidRPr="00F03502">
        <w:rPr>
          <w:rFonts w:ascii="Arial" w:hAnsi="Arial" w:cs="Arial"/>
          <w:b/>
          <w:bCs/>
          <w:color w:val="000000"/>
          <w:shd w:val="clear" w:color="auto" w:fill="FFFFFF"/>
        </w:rPr>
        <w:t>SCRUM</w:t>
      </w:r>
      <w:r w:rsidR="00AD1E2D" w:rsidRPr="00F03502">
        <w:rPr>
          <w:rFonts w:ascii="Arial" w:hAnsi="Arial" w:cs="Arial"/>
          <w:color w:val="000000"/>
          <w:shd w:val="clear" w:color="auto" w:fill="FFFFFF"/>
        </w:rPr>
        <w:t xml:space="preserve">. Disponível em: </w:t>
      </w:r>
      <w:r w:rsidRPr="00F03502">
        <w:rPr>
          <w:rFonts w:ascii="Arial" w:hAnsi="Arial" w:cs="Arial"/>
          <w:color w:val="000000"/>
          <w:shd w:val="clear" w:color="auto" w:fill="FFFFFF"/>
        </w:rPr>
        <w:t>&lt;</w:t>
      </w:r>
      <w:r w:rsidRPr="00F03502">
        <w:rPr>
          <w:rFonts w:ascii="Arial" w:hAnsi="Arial" w:cs="Arial"/>
          <w:shd w:val="clear" w:color="auto" w:fill="FFFFFF"/>
        </w:rPr>
        <w:t>http://www.desenvolvimentoagil.com.br/scrum/</w:t>
      </w:r>
      <w:r w:rsidRPr="00F03502">
        <w:rPr>
          <w:rFonts w:ascii="Arial" w:hAnsi="Arial" w:cs="Arial"/>
          <w:color w:val="000000"/>
        </w:rPr>
        <w:t xml:space="preserve">&gt; </w:t>
      </w:r>
      <w:r w:rsidRPr="00F03502">
        <w:rPr>
          <w:rFonts w:ascii="Arial" w:hAnsi="Arial" w:cs="Arial"/>
          <w:lang w:eastAsia="ar-SA"/>
        </w:rPr>
        <w:t>Acesso em 24 de junho de 2017.</w:t>
      </w:r>
    </w:p>
    <w:p w14:paraId="590D2683" w14:textId="3E23E47C" w:rsidR="009E158F" w:rsidRPr="00F03502" w:rsidRDefault="009E158F" w:rsidP="007F255E">
      <w:pPr>
        <w:pStyle w:val="NormalWeb"/>
        <w:spacing w:before="0" w:beforeAutospacing="0" w:after="0" w:afterAutospacing="0"/>
        <w:jc w:val="both"/>
        <w:rPr>
          <w:rFonts w:ascii="Arial" w:hAnsi="Arial" w:cs="Arial"/>
        </w:rPr>
      </w:pPr>
    </w:p>
    <w:p w14:paraId="70B810CF" w14:textId="2FE0C008" w:rsidR="007F4D03" w:rsidRPr="00F03502" w:rsidRDefault="008C30EE" w:rsidP="007F255E">
      <w:pPr>
        <w:jc w:val="both"/>
        <w:rPr>
          <w:rFonts w:ascii="Arial" w:hAnsi="Arial" w:cs="Arial"/>
          <w:sz w:val="24"/>
          <w:szCs w:val="24"/>
        </w:rPr>
      </w:pPr>
      <w:r w:rsidRPr="00F03502">
        <w:rPr>
          <w:rFonts w:ascii="Arial" w:hAnsi="Arial" w:cs="Arial"/>
          <w:sz w:val="24"/>
          <w:szCs w:val="24"/>
        </w:rPr>
        <w:t xml:space="preserve">FGV-EAESP, GVcia. </w:t>
      </w:r>
      <w:r w:rsidRPr="00F03502">
        <w:rPr>
          <w:rFonts w:ascii="Arial" w:hAnsi="Arial" w:cs="Arial"/>
          <w:b/>
          <w:sz w:val="24"/>
          <w:szCs w:val="24"/>
        </w:rPr>
        <w:t>Pesquisa Anual do Uso de TI nas Empresas</w:t>
      </w:r>
      <w:r w:rsidRPr="00F03502">
        <w:rPr>
          <w:rFonts w:ascii="Arial" w:hAnsi="Arial" w:cs="Arial"/>
          <w:sz w:val="24"/>
          <w:szCs w:val="24"/>
        </w:rPr>
        <w:t>, 27ª ed. 2016.Disponivel em:&lt; http://eaesp.fgvsp.br/sites/eaesp.fgvsp.br/files/pesti2016gvciappt.pdf&gt;</w:t>
      </w:r>
      <w:r w:rsidR="009E10EE" w:rsidRPr="00F03502">
        <w:rPr>
          <w:rFonts w:ascii="Arial" w:hAnsi="Arial" w:cs="Arial"/>
          <w:sz w:val="24"/>
          <w:szCs w:val="24"/>
        </w:rPr>
        <w:t xml:space="preserve"> Acesso em 11</w:t>
      </w:r>
      <w:r w:rsidRPr="00F03502">
        <w:rPr>
          <w:rFonts w:ascii="Arial" w:hAnsi="Arial" w:cs="Arial"/>
          <w:sz w:val="24"/>
          <w:szCs w:val="24"/>
        </w:rPr>
        <w:t xml:space="preserve"> de agosto de 2017.</w:t>
      </w:r>
    </w:p>
    <w:p w14:paraId="1C71F84F" w14:textId="7418D395" w:rsidR="007F4D03" w:rsidRPr="00F03502" w:rsidRDefault="007F4D03" w:rsidP="007F255E">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FURGERI, Sérgio. </w:t>
      </w:r>
      <w:r w:rsidRPr="00F03502">
        <w:rPr>
          <w:rFonts w:ascii="Arial" w:hAnsi="Arial" w:cs="Arial"/>
          <w:b/>
          <w:color w:val="000000" w:themeColor="text1"/>
        </w:rPr>
        <w:t>Java 6: Ensino Didático: Desenvolvendo e implementando Aplicações</w:t>
      </w:r>
      <w:r w:rsidRPr="00F03502">
        <w:rPr>
          <w:rFonts w:ascii="Arial" w:hAnsi="Arial" w:cs="Arial"/>
          <w:color w:val="000000" w:themeColor="text1"/>
        </w:rPr>
        <w:t>. 2. ed. São Paulo: Érica, 2008.</w:t>
      </w:r>
    </w:p>
    <w:p w14:paraId="2DC3C187" w14:textId="0441D0DE" w:rsidR="00512F49" w:rsidRPr="00F03502"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F03502" w:rsidRDefault="00512F49" w:rsidP="007F255E">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GREIF, Caterine. </w:t>
      </w:r>
      <w:r w:rsidRPr="00F03502">
        <w:rPr>
          <w:rFonts w:ascii="Arial" w:hAnsi="Arial" w:cs="Arial"/>
          <w:b/>
          <w:lang w:eastAsia="ar-SA"/>
        </w:rPr>
        <w:t>O Que é Teste de Software e Qual sua Importância?</w:t>
      </w:r>
      <w:r w:rsidRPr="00F03502">
        <w:rPr>
          <w:rFonts w:ascii="Arial" w:hAnsi="Arial" w:cs="Arial"/>
          <w:lang w:eastAsia="ar-SA"/>
        </w:rPr>
        <w:t>. Disponível em: &lt;https://www.kinghost.com.br/blog/2013/10/o-que-e-teste-de-software-e-qual-a-sua-importancia/&gt; Acesso em 10 de setembro de 2017.</w:t>
      </w:r>
    </w:p>
    <w:p w14:paraId="4388C2FD" w14:textId="77777777" w:rsidR="007F4D03" w:rsidRPr="00F03502"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Pr="00F03502" w:rsidRDefault="004C03C7" w:rsidP="007F255E">
      <w:pPr>
        <w:spacing w:line="360" w:lineRule="auto"/>
        <w:jc w:val="both"/>
        <w:rPr>
          <w:rFonts w:ascii="Arial" w:hAnsi="Arial" w:cs="Arial"/>
          <w:sz w:val="24"/>
          <w:szCs w:val="24"/>
        </w:rPr>
      </w:pPr>
      <w:r w:rsidRPr="00F03502">
        <w:rPr>
          <w:rFonts w:ascii="Arial" w:hAnsi="Arial" w:cs="Arial"/>
          <w:sz w:val="24"/>
          <w:szCs w:val="24"/>
        </w:rPr>
        <w:t xml:space="preserve">Java.com, </w:t>
      </w:r>
      <w:r w:rsidRPr="00F03502">
        <w:rPr>
          <w:rFonts w:ascii="Arial" w:hAnsi="Arial" w:cs="Arial"/>
          <w:b/>
          <w:sz w:val="24"/>
          <w:szCs w:val="24"/>
        </w:rPr>
        <w:t>Obtenha Informações sobre a Tecnologia Java</w:t>
      </w:r>
      <w:r w:rsidRPr="00F03502">
        <w:rPr>
          <w:rFonts w:ascii="Arial" w:hAnsi="Arial" w:cs="Arial"/>
          <w:sz w:val="24"/>
          <w:szCs w:val="24"/>
        </w:rPr>
        <w:t xml:space="preserve">. Disponível em: &lt;https://www.java.com/pt_BR/about/&gt; Acesso em 13 de </w:t>
      </w:r>
      <w:r w:rsidR="0017794E" w:rsidRPr="00F03502">
        <w:rPr>
          <w:rFonts w:ascii="Arial" w:hAnsi="Arial" w:cs="Arial"/>
          <w:sz w:val="24"/>
          <w:szCs w:val="24"/>
        </w:rPr>
        <w:t>agosto</w:t>
      </w:r>
      <w:r w:rsidRPr="00F03502">
        <w:rPr>
          <w:rFonts w:ascii="Arial" w:hAnsi="Arial" w:cs="Arial"/>
          <w:sz w:val="24"/>
          <w:szCs w:val="24"/>
        </w:rPr>
        <w:t xml:space="preserve"> de 2017.</w:t>
      </w:r>
    </w:p>
    <w:p w14:paraId="1ADCFDB8" w14:textId="3784025E" w:rsidR="004C5BF1" w:rsidRPr="00F03502" w:rsidRDefault="004C5BF1" w:rsidP="004C5BF1">
      <w:pPr>
        <w:rPr>
          <w:rFonts w:ascii="Arial" w:hAnsi="Arial" w:cs="Arial"/>
          <w:sz w:val="24"/>
          <w:szCs w:val="24"/>
        </w:rPr>
      </w:pPr>
      <w:r w:rsidRPr="00F03502">
        <w:rPr>
          <w:rFonts w:ascii="Arial" w:hAnsi="Arial" w:cs="Arial"/>
          <w:sz w:val="24"/>
          <w:szCs w:val="24"/>
        </w:rPr>
        <w:t xml:space="preserve">MORAES, Allan. </w:t>
      </w:r>
      <w:r w:rsidRPr="00F03502">
        <w:rPr>
          <w:rFonts w:ascii="Arial" w:hAnsi="Arial" w:cs="Arial"/>
          <w:b/>
          <w:sz w:val="24"/>
          <w:szCs w:val="24"/>
        </w:rPr>
        <w:t>O que é MySQL?</w:t>
      </w:r>
      <w:r w:rsidRPr="00F03502">
        <w:rPr>
          <w:rFonts w:ascii="Arial" w:hAnsi="Arial" w:cs="Arial"/>
          <w:sz w:val="24"/>
          <w:szCs w:val="24"/>
        </w:rPr>
        <w:t>. Disponível em: &lt;https://www.mysqlbox.com.br/o-que-e-mysql/&gt; Acesso em: 15 de agosto de 2017.</w:t>
      </w:r>
    </w:p>
    <w:p w14:paraId="605DFEB1" w14:textId="0CED35EA" w:rsidR="004C5BF1" w:rsidRPr="00F03502" w:rsidRDefault="004C5BF1" w:rsidP="004C5BF1">
      <w:pPr>
        <w:rPr>
          <w:rFonts w:ascii="Arial" w:hAnsi="Arial" w:cs="Arial"/>
          <w:sz w:val="24"/>
          <w:szCs w:val="24"/>
        </w:rPr>
      </w:pPr>
      <w:r w:rsidRPr="00F03502">
        <w:rPr>
          <w:rFonts w:ascii="Arial" w:hAnsi="Arial" w:cs="Arial"/>
          <w:sz w:val="24"/>
          <w:szCs w:val="24"/>
        </w:rPr>
        <w:t xml:space="preserve">NEVES, P; RUAS, R. </w:t>
      </w:r>
      <w:r w:rsidRPr="00F03502">
        <w:rPr>
          <w:rFonts w:ascii="Arial" w:hAnsi="Arial" w:cs="Arial"/>
          <w:b/>
          <w:sz w:val="24"/>
          <w:szCs w:val="24"/>
        </w:rPr>
        <w:t>O Guia Prático do MySQL</w:t>
      </w:r>
      <w:r w:rsidRPr="00F03502">
        <w:rPr>
          <w:rFonts w:ascii="Arial" w:hAnsi="Arial" w:cs="Arial"/>
          <w:sz w:val="24"/>
          <w:szCs w:val="24"/>
        </w:rPr>
        <w:t>. 1ª ed. Disponível em: &lt;http://www.centroatl.pt/titulos/tecnologias/imagens/excerto-e-book-ca-oguiapraticodomysql.pdf&gt; Acesso em 15 de agosto de 2017.</w:t>
      </w:r>
    </w:p>
    <w:p w14:paraId="4B637D59" w14:textId="3A1F68BF"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PAVKOVIC, Lana. </w:t>
      </w:r>
      <w:r w:rsidRPr="00F03502">
        <w:rPr>
          <w:rFonts w:ascii="Arial" w:eastAsia="Arial" w:hAnsi="Arial" w:cs="Arial"/>
          <w:b/>
          <w:bCs/>
          <w:lang w:val="en-US" w:eastAsia="ar-SA"/>
        </w:rPr>
        <w:t>U</w:t>
      </w:r>
      <w:r w:rsidRPr="00F03502">
        <w:rPr>
          <w:rFonts w:ascii="Arial" w:eastAsia="Arial" w:hAnsi="Arial" w:cs="Arial"/>
          <w:b/>
          <w:bCs/>
          <w:lang w:val="en-US"/>
        </w:rPr>
        <w:t>ltimate Guide To Scrum Project Management Framework</w:t>
      </w:r>
      <w:r w:rsidRPr="00F03502">
        <w:rPr>
          <w:rFonts w:ascii="Arial" w:hAnsi="Arial" w:cs="Arial"/>
          <w:b/>
          <w:bCs/>
          <w:color w:val="000000" w:themeColor="text1"/>
          <w:lang w:val="en-US"/>
        </w:rPr>
        <w:t>.</w:t>
      </w:r>
      <w:r w:rsidRPr="00F03502">
        <w:rPr>
          <w:rFonts w:ascii="Arial" w:hAnsi="Arial" w:cs="Arial"/>
          <w:color w:val="000000" w:themeColor="text1"/>
          <w:lang w:val="en-US"/>
        </w:rPr>
        <w:t xml:space="preserve"> </w:t>
      </w:r>
      <w:r w:rsidRPr="00F03502">
        <w:rPr>
          <w:rFonts w:ascii="Arial" w:hAnsi="Arial" w:cs="Arial"/>
          <w:color w:val="000000" w:themeColor="text1"/>
        </w:rPr>
        <w:t>Disponível em: &lt;</w:t>
      </w:r>
      <w:r w:rsidRPr="00F03502">
        <w:rPr>
          <w:rFonts w:ascii="Arial" w:eastAsia="Arial" w:hAnsi="Arial" w:cs="Arial"/>
        </w:rPr>
        <w:t>https://yanado.com/blog/ultimate-guide-to-scrum-project-management-framework/&gt;</w:t>
      </w:r>
      <w:r w:rsidRPr="00F03502">
        <w:rPr>
          <w:rFonts w:ascii="Arial" w:hAnsi="Arial" w:cs="Arial"/>
        </w:rPr>
        <w:t xml:space="preserve"> </w:t>
      </w:r>
      <w:r w:rsidRPr="00F03502">
        <w:rPr>
          <w:rFonts w:ascii="Arial" w:hAnsi="Arial" w:cs="Arial"/>
          <w:lang w:eastAsia="ar-SA"/>
        </w:rPr>
        <w:t>Acesso em 8 de agosto de 2017.</w:t>
      </w:r>
    </w:p>
    <w:p w14:paraId="62024C77" w14:textId="77777777" w:rsidR="004C03C7" w:rsidRPr="00F03502"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Pr="00F03502" w:rsidRDefault="004C03C7"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PERRY, Steve. </w:t>
      </w:r>
      <w:r w:rsidRPr="00F03502">
        <w:rPr>
          <w:rFonts w:ascii="Arial" w:hAnsi="Arial" w:cs="Arial"/>
          <w:b/>
          <w:color w:val="000000" w:themeColor="text1"/>
        </w:rPr>
        <w:t>Fundamentos da linguagem Java</w:t>
      </w:r>
      <w:r w:rsidRPr="00F03502">
        <w:rPr>
          <w:rFonts w:ascii="Arial" w:hAnsi="Arial" w:cs="Arial"/>
          <w:color w:val="000000" w:themeColor="text1"/>
        </w:rPr>
        <w:t>. Disponível em: &lt;https://www.ibm.com/developerworks/br/java/tutorials/j-introtojava1/index.html&gt; Acesso em 13 de agosto de 2017.</w:t>
      </w:r>
    </w:p>
    <w:p w14:paraId="239E5AE3"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Pr="00F03502" w:rsidRDefault="00BC2922"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lastRenderedPageBreak/>
        <w:t xml:space="preserve">PRESSMAN, Roger S. </w:t>
      </w:r>
      <w:r w:rsidRPr="00F03502">
        <w:rPr>
          <w:rFonts w:ascii="Arial" w:hAnsi="Arial" w:cs="Arial"/>
          <w:b/>
          <w:color w:val="000000" w:themeColor="text1"/>
        </w:rPr>
        <w:t xml:space="preserve">Engenharia de software: uma abordagem profissional </w:t>
      </w:r>
      <w:r w:rsidRPr="00F03502">
        <w:rPr>
          <w:rFonts w:ascii="Arial" w:hAnsi="Arial" w:cs="Arial"/>
          <w:color w:val="000000" w:themeColor="text1"/>
        </w:rPr>
        <w:t>/ Roger S. Pressman; tradução Ariovaldo Griesi, Mario Moro Feccchio; revisão técnica Reginaldo Arakaki, Julio Arakaki, Renato Manzan de Andrade. 7. ed. Porto Alegre: AMGH, 2011</w:t>
      </w:r>
      <w:r w:rsidR="003E1CD5" w:rsidRPr="00F03502">
        <w:rPr>
          <w:rFonts w:ascii="Arial" w:hAnsi="Arial" w:cs="Arial"/>
          <w:color w:val="000000" w:themeColor="text1"/>
        </w:rPr>
        <w:t>.</w:t>
      </w:r>
    </w:p>
    <w:p w14:paraId="21D99BF2" w14:textId="77777777" w:rsidR="00512F49" w:rsidRPr="00F03502"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QUEZADA, Gustavo. </w:t>
      </w:r>
      <w:r w:rsidRPr="00F03502">
        <w:rPr>
          <w:rFonts w:ascii="Arial" w:hAnsi="Arial" w:cs="Arial"/>
          <w:b/>
          <w:lang w:eastAsia="ar-SA"/>
        </w:rPr>
        <w:t>Falando em Teste e Qualidade de Software</w:t>
      </w:r>
      <w:r w:rsidRPr="00F03502">
        <w:rPr>
          <w:rFonts w:ascii="Arial" w:hAnsi="Arial" w:cs="Arial"/>
          <w:lang w:eastAsia="ar-SA"/>
        </w:rPr>
        <w:t xml:space="preserve">. Disponível em: </w:t>
      </w:r>
    </w:p>
    <w:p w14:paraId="491D1603" w14:textId="756E3304" w:rsidR="00512F49" w:rsidRPr="00F03502" w:rsidRDefault="00512F49" w:rsidP="003E1CD5">
      <w:pPr>
        <w:pStyle w:val="NormalWeb"/>
        <w:spacing w:before="0" w:beforeAutospacing="0" w:after="0" w:afterAutospacing="0"/>
        <w:jc w:val="both"/>
        <w:rPr>
          <w:rFonts w:ascii="Arial" w:hAnsi="Arial" w:cs="Arial"/>
          <w:lang w:eastAsia="ar-SA"/>
        </w:rPr>
      </w:pPr>
      <w:r w:rsidRPr="00F03502">
        <w:rPr>
          <w:rFonts w:ascii="Arial" w:hAnsi="Arial" w:cs="Arial"/>
          <w:lang w:eastAsia="ar-SA"/>
        </w:rPr>
        <w:t>&lt;http://gustavoquezada.blogspot.com.br/2009/06/perguntas-e-respostas-parte-1.html&gt; Acesso em 10 de setembro de 2017.</w:t>
      </w:r>
    </w:p>
    <w:p w14:paraId="3E86A58E"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Pr="00F03502" w:rsidRDefault="00506762" w:rsidP="007F255E">
      <w:pPr>
        <w:jc w:val="both"/>
        <w:rPr>
          <w:rFonts w:ascii="Arial" w:eastAsia="Arial" w:hAnsi="Arial" w:cs="Arial"/>
          <w:sz w:val="24"/>
          <w:szCs w:val="24"/>
        </w:rPr>
      </w:pPr>
      <w:r w:rsidRPr="00F03502">
        <w:rPr>
          <w:rFonts w:ascii="Arial" w:eastAsia="Arial" w:hAnsi="Arial" w:cs="Arial"/>
          <w:sz w:val="24"/>
          <w:szCs w:val="24"/>
          <w:lang w:val="en-US"/>
        </w:rPr>
        <w:t xml:space="preserve">SCHWABER, Ken e SUTHERLAND, Jeff. </w:t>
      </w:r>
      <w:r w:rsidRPr="00F03502">
        <w:rPr>
          <w:rFonts w:ascii="Arial" w:eastAsia="Arial" w:hAnsi="Arial" w:cs="Arial"/>
          <w:b/>
          <w:bCs/>
          <w:sz w:val="24"/>
          <w:szCs w:val="24"/>
        </w:rPr>
        <w:t>Guia do Scrum.</w:t>
      </w:r>
      <w:r w:rsidRPr="00F03502">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F03502" w:rsidRDefault="003E1CD5" w:rsidP="003E1CD5">
      <w:pPr>
        <w:pStyle w:val="NormalWeb"/>
        <w:spacing w:before="0" w:beforeAutospacing="0" w:after="0" w:afterAutospacing="0"/>
        <w:jc w:val="both"/>
        <w:rPr>
          <w:rFonts w:ascii="Arial" w:hAnsi="Arial" w:cs="Arial"/>
          <w:color w:val="000000" w:themeColor="text1"/>
          <w:lang w:val="en-US"/>
        </w:rPr>
      </w:pPr>
      <w:r w:rsidRPr="00F03502">
        <w:rPr>
          <w:rFonts w:ascii="Arial" w:hAnsi="Arial" w:cs="Arial"/>
          <w:color w:val="000000" w:themeColor="text1"/>
        </w:rPr>
        <w:t xml:space="preserve">SOMMERVILLE, Ian. </w:t>
      </w:r>
      <w:r w:rsidRPr="00F03502">
        <w:rPr>
          <w:rFonts w:ascii="Arial" w:hAnsi="Arial" w:cs="Arial"/>
          <w:b/>
          <w:color w:val="000000" w:themeColor="text1"/>
        </w:rPr>
        <w:t xml:space="preserve">Engenharia de Software </w:t>
      </w:r>
      <w:r w:rsidRPr="00F03502">
        <w:rPr>
          <w:rFonts w:ascii="Arial" w:hAnsi="Arial" w:cs="Arial"/>
          <w:color w:val="000000" w:themeColor="text1"/>
        </w:rPr>
        <w:t xml:space="preserve">/ Ian Sommerville; tradução Ivan Bosnic e Kalinka G. de O. Gonçalves; revisão técnica Kechi Hirama. </w:t>
      </w:r>
      <w:r w:rsidRPr="00F03502">
        <w:rPr>
          <w:rFonts w:ascii="Arial" w:hAnsi="Arial" w:cs="Arial"/>
          <w:color w:val="000000" w:themeColor="text1"/>
          <w:lang w:val="en-US"/>
        </w:rPr>
        <w:t>9. ed. São Paulo: Pearson Prentice Hall, 2011.</w:t>
      </w:r>
    </w:p>
    <w:p w14:paraId="0D2322AC" w14:textId="0BA962DC" w:rsidR="003E1CD5" w:rsidRPr="00F03502" w:rsidRDefault="003E1CD5" w:rsidP="007F255E">
      <w:pPr>
        <w:jc w:val="both"/>
        <w:rPr>
          <w:rFonts w:ascii="Arial" w:hAnsi="Arial" w:cs="Arial"/>
          <w:sz w:val="24"/>
          <w:szCs w:val="24"/>
          <w:lang w:val="en-US"/>
        </w:rPr>
      </w:pPr>
    </w:p>
    <w:p w14:paraId="76452714" w14:textId="44F38DAD" w:rsidR="004C5BF1"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SCRUM.org. </w:t>
      </w:r>
      <w:r w:rsidRPr="00F03502">
        <w:rPr>
          <w:rFonts w:ascii="Arial" w:hAnsi="Arial" w:cs="Arial"/>
          <w:b/>
          <w:bCs/>
          <w:color w:val="000000" w:themeColor="text1"/>
          <w:lang w:val="en-US"/>
        </w:rPr>
        <w:t>What is ScrumBut?</w:t>
      </w:r>
      <w:r w:rsidRPr="00F03502">
        <w:rPr>
          <w:rFonts w:ascii="Arial" w:hAnsi="Arial" w:cs="Arial"/>
          <w:color w:val="000000" w:themeColor="text1"/>
          <w:lang w:val="en-US"/>
        </w:rPr>
        <w:t xml:space="preserve">. </w:t>
      </w:r>
      <w:r w:rsidRPr="00F03502">
        <w:rPr>
          <w:rFonts w:ascii="Arial" w:hAnsi="Arial" w:cs="Arial"/>
          <w:color w:val="000000" w:themeColor="text1"/>
        </w:rPr>
        <w:t>In: LOPES, Miquéias.</w:t>
      </w:r>
      <w:r w:rsidRPr="00F03502">
        <w:rPr>
          <w:rFonts w:ascii="Arial" w:hAnsi="Arial" w:cs="Arial"/>
          <w:b/>
          <w:bCs/>
          <w:color w:val="000000" w:themeColor="text1"/>
        </w:rPr>
        <w:t xml:space="preserve"> ScrumBut - você usa e nem sabia.</w:t>
      </w:r>
      <w:r w:rsidRPr="00F03502">
        <w:rPr>
          <w:rFonts w:ascii="Arial" w:hAnsi="Arial" w:cs="Arial"/>
          <w:color w:val="000000" w:themeColor="text1"/>
        </w:rPr>
        <w:t xml:space="preserve"> Disponível em:&lt; </w:t>
      </w:r>
      <w:r w:rsidRPr="00F03502">
        <w:rPr>
          <w:rFonts w:ascii="Arial" w:hAnsi="Arial" w:cs="Arial"/>
        </w:rPr>
        <w:t xml:space="preserve">https://imasters.com.br/desenvolvimento/agile/scrumbut-voce-usa-e-nem-sabia/?trace=1519021197&amp;source=single&gt; </w:t>
      </w:r>
      <w:r w:rsidRPr="00F03502">
        <w:rPr>
          <w:rFonts w:ascii="Arial" w:hAnsi="Arial" w:cs="Arial"/>
          <w:lang w:eastAsia="ar-SA"/>
        </w:rPr>
        <w:t>Acesso em 23 de junho de 2017.</w:t>
      </w:r>
    </w:p>
    <w:p w14:paraId="726A255A" w14:textId="6677439B" w:rsidR="004C5BF1" w:rsidRPr="00F03502"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TargetTrust. </w:t>
      </w:r>
      <w:hyperlink r:id="rId18" w:tooltip="Os 13 principais tipos de Testes de Software!" w:history="1">
        <w:r w:rsidRPr="00F03502">
          <w:rPr>
            <w:rFonts w:ascii="Arial" w:hAnsi="Arial" w:cs="Arial"/>
            <w:b/>
            <w:bCs/>
          </w:rPr>
          <w:t>Os 13 principais tipos de Testes de Software!</w:t>
        </w:r>
      </w:hyperlink>
      <w:r w:rsidRPr="00F03502">
        <w:rPr>
          <w:rFonts w:ascii="Arial" w:hAnsi="Arial" w:cs="Arial"/>
          <w:bCs/>
        </w:rPr>
        <w:t>.</w:t>
      </w:r>
      <w:r w:rsidRPr="00F03502">
        <w:rPr>
          <w:rFonts w:ascii="Arial" w:hAnsi="Arial" w:cs="Arial"/>
          <w:b/>
          <w:bCs/>
        </w:rPr>
        <w:t xml:space="preserve"> </w:t>
      </w:r>
      <w:r w:rsidRPr="00F03502">
        <w:rPr>
          <w:rFonts w:ascii="Arial" w:hAnsi="Arial" w:cs="Arial"/>
          <w:bCs/>
        </w:rPr>
        <w:t>Disponível em: &lt;https://targettrust.com.br/blog/os-13-principais-tipos-de-testes-de-software/&gt; Acesso em 11 de setembro de 2017.</w:t>
      </w:r>
    </w:p>
    <w:p w14:paraId="700739F3" w14:textId="397628DD" w:rsidR="004333DE" w:rsidRPr="00F03502" w:rsidRDefault="004333DE" w:rsidP="004333DE">
      <w:pPr>
        <w:pStyle w:val="Textodecomentrio"/>
        <w:rPr>
          <w:rFonts w:ascii="Arial" w:hAnsi="Arial" w:cs="Arial"/>
        </w:rPr>
      </w:pPr>
    </w:p>
    <w:p w14:paraId="60470507" w14:textId="77777777" w:rsidR="004333DE" w:rsidRPr="00F03502" w:rsidRDefault="004333DE" w:rsidP="004333DE">
      <w:pPr>
        <w:pStyle w:val="Textodecomentrio"/>
        <w:rPr>
          <w:rFonts w:ascii="Arial" w:hAnsi="Arial" w:cs="Arial"/>
        </w:rPr>
      </w:pPr>
    </w:p>
    <w:p w14:paraId="2B6F1895" w14:textId="420425A1" w:rsidR="00506762" w:rsidRPr="00F03502" w:rsidRDefault="00506762" w:rsidP="00506762">
      <w:pPr>
        <w:pStyle w:val="NormalWeb"/>
        <w:spacing w:before="0" w:beforeAutospacing="0" w:after="0" w:afterAutospacing="0"/>
        <w:jc w:val="both"/>
        <w:rPr>
          <w:rFonts w:ascii="Arial" w:hAnsi="Arial" w:cs="Arial"/>
        </w:rPr>
      </w:pPr>
    </w:p>
    <w:p w14:paraId="49725BF9" w14:textId="77777777" w:rsidR="00FB51EB" w:rsidRPr="00F03502" w:rsidRDefault="00FB51EB" w:rsidP="00506762">
      <w:pPr>
        <w:pStyle w:val="NormalWeb"/>
        <w:spacing w:before="0" w:beforeAutospacing="0" w:after="0" w:afterAutospacing="0"/>
        <w:jc w:val="both"/>
        <w:rPr>
          <w:rFonts w:ascii="Arial" w:hAnsi="Arial" w:cs="Arial"/>
        </w:rPr>
      </w:pPr>
    </w:p>
    <w:bookmarkEnd w:id="26"/>
    <w:bookmarkEnd w:id="27"/>
    <w:bookmarkEnd w:id="28"/>
    <w:p w14:paraId="4B6AD7C4" w14:textId="77777777" w:rsidR="00835FAA" w:rsidRPr="00F03502"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F03502" w:rsidRDefault="00835FAA" w:rsidP="00835FAA">
      <w:pPr>
        <w:rPr>
          <w:rFonts w:ascii="Arial" w:eastAsia="Arial" w:hAnsi="Arial" w:cs="Arial"/>
          <w:sz w:val="24"/>
          <w:szCs w:val="24"/>
        </w:rPr>
      </w:pPr>
    </w:p>
    <w:p w14:paraId="32C935C7" w14:textId="3CA9A8BE" w:rsidR="00147C18" w:rsidRPr="00F03502" w:rsidRDefault="00147C18">
      <w:pPr>
        <w:rPr>
          <w:rFonts w:ascii="Arial" w:hAnsi="Arial" w:cs="Arial"/>
        </w:rPr>
      </w:pPr>
      <w:r w:rsidRPr="00F03502">
        <w:rPr>
          <w:rFonts w:ascii="Arial" w:hAnsi="Arial" w:cs="Arial"/>
        </w:rPr>
        <w:br w:type="page"/>
      </w:r>
    </w:p>
    <w:p w14:paraId="53BB4A01" w14:textId="699A42DA" w:rsidR="00423ADE" w:rsidRPr="00F03502" w:rsidRDefault="00147C18" w:rsidP="00147C18">
      <w:pPr>
        <w:pStyle w:val="Ttulo1"/>
      </w:pPr>
      <w:bookmarkStart w:id="164" w:name="_Toc493017106"/>
      <w:r w:rsidRPr="00F03502">
        <w:lastRenderedPageBreak/>
        <w:t>A</w:t>
      </w:r>
      <w:r w:rsidR="00512F49" w:rsidRPr="00F03502">
        <w:t>PÊNDICE</w:t>
      </w:r>
      <w:bookmarkEnd w:id="164"/>
    </w:p>
    <w:p w14:paraId="35DE91A7" w14:textId="77777777" w:rsidR="00147C18" w:rsidRPr="00F03502" w:rsidRDefault="00147C18" w:rsidP="000945DA">
      <w:pPr>
        <w:pStyle w:val="Ttulo2"/>
      </w:pPr>
      <w:bookmarkStart w:id="165" w:name="_Ref490069311"/>
      <w:bookmarkStart w:id="166" w:name="_Toc493017107"/>
      <w:r w:rsidRPr="00F03502">
        <w:t>Anexo questionário</w:t>
      </w:r>
      <w:bookmarkEnd w:id="165"/>
      <w:bookmarkEnd w:id="166"/>
    </w:p>
    <w:p w14:paraId="36869513" w14:textId="77777777" w:rsidR="00147C18" w:rsidRPr="00F03502" w:rsidRDefault="00147C18" w:rsidP="00147C18">
      <w:pPr>
        <w:pStyle w:val="Remissivo2"/>
      </w:pPr>
    </w:p>
    <w:p w14:paraId="6411D8D6" w14:textId="77777777" w:rsidR="00147C18" w:rsidRPr="00F03502" w:rsidRDefault="00147C18" w:rsidP="00147C18">
      <w:pPr>
        <w:spacing w:after="0" w:line="360" w:lineRule="auto"/>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F03502" w:rsidRDefault="00147C18" w:rsidP="00147C18">
      <w:pPr>
        <w:spacing w:after="0" w:line="240" w:lineRule="auto"/>
        <w:rPr>
          <w:rFonts w:ascii="Arial" w:eastAsia="Times New Roman" w:hAnsi="Arial" w:cs="Arial"/>
          <w:sz w:val="24"/>
          <w:szCs w:val="24"/>
          <w:lang w:eastAsia="pt-BR"/>
        </w:rPr>
      </w:pPr>
    </w:p>
    <w:p w14:paraId="0C9D339F" w14:textId="77777777" w:rsidR="00147C18" w:rsidRPr="00F03502"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Qual seu sexo?</w:t>
      </w:r>
    </w:p>
    <w:p w14:paraId="05D21C1A"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color w:val="000000"/>
          <w:sz w:val="24"/>
          <w:szCs w:val="24"/>
          <w:lang w:eastAsia="pt-BR"/>
        </w:rPr>
        <w:tab/>
      </w:r>
      <w:r w:rsidRPr="00F03502">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Pr="00F03502" w:rsidRDefault="00147C18" w:rsidP="00147C18">
      <w:pPr>
        <w:pStyle w:val="Legenda"/>
        <w:jc w:val="both"/>
        <w:rPr>
          <w:color w:val="000000"/>
          <w:sz w:val="24"/>
          <w:szCs w:val="24"/>
          <w:lang w:eastAsia="pt-BR"/>
        </w:rPr>
      </w:pPr>
    </w:p>
    <w:p w14:paraId="08D4204F" w14:textId="77777777" w:rsidR="00147C18" w:rsidRPr="00F03502" w:rsidRDefault="00147C18" w:rsidP="00147C18">
      <w:pPr>
        <w:rPr>
          <w:rFonts w:ascii="Arial" w:eastAsia="Times New Roman" w:hAnsi="Arial" w:cs="Arial"/>
          <w:color w:val="000000"/>
          <w:sz w:val="24"/>
          <w:szCs w:val="24"/>
          <w:lang w:eastAsia="pt-BR"/>
        </w:rPr>
      </w:pPr>
      <w:r w:rsidRPr="00F03502">
        <w:rPr>
          <w:rFonts w:ascii="Arial" w:eastAsia="Times New Roman" w:hAnsi="Arial" w:cs="Arial"/>
          <w:color w:val="000000"/>
          <w:sz w:val="24"/>
          <w:szCs w:val="24"/>
          <w:lang w:eastAsia="pt-BR"/>
        </w:rPr>
        <w:br w:type="page"/>
      </w:r>
    </w:p>
    <w:p w14:paraId="4CE81CD6" w14:textId="77777777" w:rsidR="00147C18" w:rsidRPr="00F03502" w:rsidRDefault="00147C18" w:rsidP="00147C18">
      <w:pPr>
        <w:spacing w:after="0" w:line="240" w:lineRule="auto"/>
        <w:jc w:val="both"/>
        <w:rPr>
          <w:rFonts w:ascii="Arial" w:eastAsia="Times New Roman" w:hAnsi="Arial" w:cs="Arial"/>
          <w:sz w:val="24"/>
          <w:szCs w:val="24"/>
          <w:lang w:eastAsia="pt-BR"/>
        </w:rPr>
      </w:pPr>
    </w:p>
    <w:p w14:paraId="7FA72909" w14:textId="77777777" w:rsidR="00147C18" w:rsidRPr="00F03502" w:rsidRDefault="00147C18" w:rsidP="00147C18">
      <w:pPr>
        <w:spacing w:after="0" w:line="240" w:lineRule="auto"/>
        <w:rPr>
          <w:rFonts w:ascii="Arial" w:eastAsia="Times New Roman" w:hAnsi="Arial" w:cs="Arial"/>
          <w:sz w:val="24"/>
          <w:szCs w:val="24"/>
          <w:lang w:eastAsia="pt-BR"/>
        </w:rPr>
      </w:pPr>
    </w:p>
    <w:p w14:paraId="4ADE42AB" w14:textId="77777777" w:rsidR="00147C18" w:rsidRPr="00F03502"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Qual sua faixa etária?</w:t>
      </w:r>
    </w:p>
    <w:p w14:paraId="4BB07276"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F03502" w:rsidRDefault="00147C18" w:rsidP="00147C18">
      <w:pPr>
        <w:rPr>
          <w:rFonts w:ascii="Arial" w:hAnsi="Arial" w:cs="Arial"/>
          <w:lang w:eastAsia="ar-SA"/>
        </w:rPr>
      </w:pPr>
    </w:p>
    <w:p w14:paraId="05036B5A" w14:textId="77777777" w:rsidR="00147C18" w:rsidRPr="00F03502" w:rsidRDefault="00147C18" w:rsidP="00147C18">
      <w:pPr>
        <w:spacing w:after="0"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F03502" w:rsidRDefault="00147C18" w:rsidP="00147C18">
      <w:pPr>
        <w:spacing w:after="0" w:line="240" w:lineRule="auto"/>
        <w:rPr>
          <w:rFonts w:ascii="Arial" w:eastAsia="Times New Roman" w:hAnsi="Arial" w:cs="Arial"/>
          <w:sz w:val="24"/>
          <w:szCs w:val="24"/>
          <w:lang w:eastAsia="pt-BR"/>
        </w:rPr>
      </w:pPr>
    </w:p>
    <w:p w14:paraId="2416BD9F" w14:textId="77777777" w:rsidR="00147C18" w:rsidRPr="00F03502"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Você costuma cozinhar?</w:t>
      </w:r>
    </w:p>
    <w:p w14:paraId="17753855" w14:textId="77777777" w:rsidR="00147C18" w:rsidRPr="00F03502" w:rsidRDefault="00147C18" w:rsidP="00147C18">
      <w:pPr>
        <w:keepNext/>
        <w:spacing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F03502" w:rsidRDefault="00147C18" w:rsidP="00147C18">
      <w:pPr>
        <w:rPr>
          <w:rFonts w:ascii="Arial" w:hAnsi="Arial" w:cs="Arial"/>
          <w:lang w:eastAsia="ar-SA"/>
        </w:rPr>
      </w:pPr>
    </w:p>
    <w:p w14:paraId="5B9FAAB0" w14:textId="77777777" w:rsidR="00147C18" w:rsidRPr="00F03502" w:rsidRDefault="00147C18" w:rsidP="00147C18">
      <w:pPr>
        <w:spacing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F03502" w:rsidRDefault="00147C18" w:rsidP="00147C18">
      <w:pPr>
        <w:spacing w:after="0" w:line="240" w:lineRule="auto"/>
        <w:rPr>
          <w:rFonts w:ascii="Arial" w:eastAsia="Times New Roman" w:hAnsi="Arial" w:cs="Arial"/>
          <w:sz w:val="24"/>
          <w:szCs w:val="24"/>
          <w:lang w:eastAsia="pt-BR"/>
        </w:rPr>
      </w:pPr>
    </w:p>
    <w:p w14:paraId="75E0A35F" w14:textId="77777777" w:rsidR="00147C18" w:rsidRPr="00F03502"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F03502" w:rsidRDefault="00147C18" w:rsidP="00147C18">
      <w:pPr>
        <w:rPr>
          <w:rFonts w:ascii="Arial" w:hAnsi="Arial" w:cs="Arial"/>
          <w:lang w:eastAsia="ar-SA"/>
        </w:rPr>
      </w:pPr>
    </w:p>
    <w:p w14:paraId="1B5AC7B3"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F03502" w:rsidRDefault="00147C18" w:rsidP="00147C18">
      <w:pPr>
        <w:spacing w:line="24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4F8288AC" w14:textId="77777777" w:rsidR="00147C18" w:rsidRPr="00F03502"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F03502" w:rsidRDefault="00147C18" w:rsidP="00147C18">
      <w:pPr>
        <w:rPr>
          <w:rFonts w:ascii="Arial" w:hAnsi="Arial" w:cs="Arial"/>
          <w:lang w:eastAsia="ar-SA"/>
        </w:rPr>
      </w:pPr>
    </w:p>
    <w:p w14:paraId="468399A5" w14:textId="77777777" w:rsidR="00147C18" w:rsidRPr="00F03502" w:rsidRDefault="00147C18" w:rsidP="00147C18">
      <w:pPr>
        <w:spacing w:line="360" w:lineRule="auto"/>
        <w:ind w:firstLine="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F03502"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F03502" w:rsidRDefault="00147C18" w:rsidP="00147C18">
      <w:pPr>
        <w:rPr>
          <w:rFonts w:ascii="Arial" w:hAnsi="Arial" w:cs="Arial"/>
          <w:lang w:eastAsia="ar-SA"/>
        </w:rPr>
      </w:pPr>
    </w:p>
    <w:p w14:paraId="1FD1232C" w14:textId="77777777" w:rsidR="00147C18" w:rsidRPr="00F03502" w:rsidRDefault="00147C18" w:rsidP="00147C18">
      <w:pPr>
        <w:spacing w:line="360" w:lineRule="auto"/>
        <w:ind w:firstLine="708"/>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F03502" w:rsidRDefault="00147C18" w:rsidP="00147C18">
      <w:pPr>
        <w:spacing w:after="0" w:line="240" w:lineRule="auto"/>
        <w:rPr>
          <w:rFonts w:ascii="Arial" w:eastAsia="Times New Roman" w:hAnsi="Arial" w:cs="Arial"/>
          <w:sz w:val="24"/>
          <w:szCs w:val="24"/>
          <w:lang w:eastAsia="pt-BR"/>
        </w:rPr>
      </w:pPr>
    </w:p>
    <w:p w14:paraId="4EDAE8B1" w14:textId="77777777" w:rsidR="00147C18" w:rsidRPr="00F03502"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F03502" w:rsidRDefault="00147C18" w:rsidP="00147C18">
      <w:pPr>
        <w:rPr>
          <w:rFonts w:ascii="Arial" w:hAnsi="Arial" w:cs="Arial"/>
          <w:lang w:eastAsia="ar-SA"/>
        </w:rPr>
      </w:pPr>
    </w:p>
    <w:p w14:paraId="17D3F56A"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F03502"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Pr="00F03502" w:rsidRDefault="00147C18" w:rsidP="00147C18">
      <w:pPr>
        <w:keepNext/>
        <w:spacing w:line="240" w:lineRule="auto"/>
        <w:ind w:left="720"/>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F03502" w:rsidRDefault="00147C18" w:rsidP="00147C18">
      <w:pPr>
        <w:rPr>
          <w:rFonts w:ascii="Arial" w:hAnsi="Arial" w:cs="Arial"/>
          <w:lang w:eastAsia="ar-SA"/>
        </w:rPr>
      </w:pPr>
    </w:p>
    <w:p w14:paraId="3CF58CFD" w14:textId="77777777" w:rsidR="00147C18" w:rsidRPr="00F03502" w:rsidRDefault="00147C18" w:rsidP="00147C18">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F03502">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F03502" w:rsidRDefault="00147C18" w:rsidP="00147C18">
      <w:pPr>
        <w:spacing w:after="240" w:line="360" w:lineRule="auto"/>
        <w:rPr>
          <w:rFonts w:ascii="Arial" w:eastAsia="Times New Roman" w:hAnsi="Arial" w:cs="Arial"/>
          <w:sz w:val="24"/>
          <w:szCs w:val="24"/>
          <w:lang w:eastAsia="pt-BR"/>
        </w:rPr>
      </w:pPr>
    </w:p>
    <w:p w14:paraId="1FB04F0B" w14:textId="77777777" w:rsidR="00147C18" w:rsidRPr="00F03502"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F03502" w:rsidRDefault="00147C18" w:rsidP="00147C18">
      <w:pPr>
        <w:rPr>
          <w:rFonts w:ascii="Arial" w:hAnsi="Arial" w:cs="Arial"/>
          <w:lang w:eastAsia="ar-SA"/>
        </w:rPr>
      </w:pPr>
    </w:p>
    <w:p w14:paraId="347DD98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F03502" w:rsidRDefault="00147C18" w:rsidP="00147C18">
      <w:pPr>
        <w:spacing w:after="0" w:line="240" w:lineRule="auto"/>
        <w:rPr>
          <w:rFonts w:ascii="Arial" w:eastAsia="Times New Roman" w:hAnsi="Arial" w:cs="Arial"/>
          <w:sz w:val="24"/>
          <w:szCs w:val="24"/>
          <w:lang w:eastAsia="pt-BR"/>
        </w:rPr>
      </w:pPr>
    </w:p>
    <w:p w14:paraId="5D72F963" w14:textId="77777777" w:rsidR="00147C18" w:rsidRPr="00F03502"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F03502" w:rsidRDefault="00147C18" w:rsidP="00147C18">
      <w:pPr>
        <w:spacing w:after="0" w:line="240" w:lineRule="auto"/>
        <w:rPr>
          <w:rFonts w:ascii="Arial" w:eastAsia="Times New Roman" w:hAnsi="Arial" w:cs="Arial"/>
          <w:sz w:val="24"/>
          <w:szCs w:val="24"/>
          <w:lang w:eastAsia="pt-BR"/>
        </w:rPr>
      </w:pPr>
    </w:p>
    <w:p w14:paraId="1B8A9F4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F03502" w:rsidRDefault="00147C18" w:rsidP="00147C18">
      <w:pPr>
        <w:rPr>
          <w:rFonts w:ascii="Arial" w:hAnsi="Arial" w:cs="Arial"/>
          <w:lang w:eastAsia="ar-SA"/>
        </w:rPr>
      </w:pPr>
    </w:p>
    <w:p w14:paraId="3BA9872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p>
    <w:p w14:paraId="71B294D8" w14:textId="77777777" w:rsidR="00147C18" w:rsidRPr="00F03502" w:rsidRDefault="00147C18" w:rsidP="00147C18">
      <w:pPr>
        <w:spacing w:after="0" w:line="360" w:lineRule="auto"/>
        <w:rPr>
          <w:rFonts w:ascii="Arial" w:eastAsia="Times New Roman" w:hAnsi="Arial" w:cs="Arial"/>
          <w:sz w:val="24"/>
          <w:szCs w:val="24"/>
          <w:lang w:eastAsia="pt-BR"/>
        </w:rPr>
      </w:pPr>
    </w:p>
    <w:p w14:paraId="6B050CB7" w14:textId="77777777" w:rsidR="00147C18" w:rsidRPr="00F03502"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F03502" w:rsidRDefault="00147C18" w:rsidP="00147C18">
      <w:pPr>
        <w:spacing w:after="0" w:line="240" w:lineRule="auto"/>
        <w:rPr>
          <w:rFonts w:ascii="Arial" w:eastAsia="Times New Roman" w:hAnsi="Arial" w:cs="Arial"/>
          <w:sz w:val="24"/>
          <w:szCs w:val="24"/>
          <w:lang w:eastAsia="pt-BR"/>
        </w:rPr>
      </w:pPr>
    </w:p>
    <w:p w14:paraId="2B384FC6"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F03502" w:rsidRDefault="00147C18" w:rsidP="00147C18">
      <w:pPr>
        <w:rPr>
          <w:rFonts w:ascii="Arial" w:hAnsi="Arial" w:cs="Arial"/>
          <w:lang w:eastAsia="ar-SA"/>
        </w:rPr>
      </w:pPr>
    </w:p>
    <w:p w14:paraId="26FEC998"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F03502">
        <w:rPr>
          <w:rFonts w:ascii="Arial" w:eastAsia="Times New Roman" w:hAnsi="Arial" w:cs="Arial"/>
          <w:sz w:val="24"/>
          <w:szCs w:val="24"/>
          <w:lang w:eastAsia="pt-BR"/>
        </w:rPr>
        <w:br/>
      </w:r>
    </w:p>
    <w:p w14:paraId="17889AF9" w14:textId="77777777" w:rsidR="00147C18" w:rsidRPr="00F03502"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F03502" w:rsidRDefault="00147C18" w:rsidP="00147C18">
      <w:pPr>
        <w:rPr>
          <w:rFonts w:ascii="Arial" w:hAnsi="Arial" w:cs="Arial"/>
          <w:lang w:eastAsia="ar-SA"/>
        </w:rPr>
      </w:pPr>
    </w:p>
    <w:p w14:paraId="2E1A4734"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F03502" w:rsidRDefault="00147C18" w:rsidP="00147C18">
      <w:pPr>
        <w:spacing w:after="0" w:line="360" w:lineRule="auto"/>
        <w:rPr>
          <w:rFonts w:ascii="Arial" w:eastAsia="Times New Roman" w:hAnsi="Arial" w:cs="Arial"/>
          <w:sz w:val="24"/>
          <w:szCs w:val="24"/>
          <w:lang w:eastAsia="pt-BR"/>
        </w:rPr>
      </w:pPr>
    </w:p>
    <w:p w14:paraId="142FA90E" w14:textId="77777777" w:rsidR="00147C18" w:rsidRPr="00F03502"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F03502" w:rsidRDefault="00147C18" w:rsidP="00147C18">
      <w:pPr>
        <w:rPr>
          <w:rFonts w:ascii="Arial" w:hAnsi="Arial" w:cs="Arial"/>
          <w:lang w:eastAsia="ar-SA"/>
        </w:rPr>
      </w:pPr>
    </w:p>
    <w:p w14:paraId="2C97DC01"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F03502"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Pr="00F03502" w:rsidRDefault="00147C18" w:rsidP="00147C18">
      <w:pPr>
        <w:keepNext/>
        <w:spacing w:line="240" w:lineRule="auto"/>
        <w:ind w:left="720"/>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F03502" w:rsidRDefault="00147C18" w:rsidP="00147C18">
      <w:pPr>
        <w:spacing w:line="240" w:lineRule="auto"/>
        <w:ind w:left="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3989CB9C" w14:textId="77777777" w:rsidR="00147C18" w:rsidRPr="00F03502"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F03502" w:rsidRDefault="00147C18" w:rsidP="00147C18">
      <w:pPr>
        <w:rPr>
          <w:rFonts w:ascii="Arial" w:hAnsi="Arial" w:cs="Arial"/>
          <w:lang w:eastAsia="ar-SA"/>
        </w:rPr>
      </w:pPr>
    </w:p>
    <w:p w14:paraId="716F24DA" w14:textId="77777777" w:rsidR="00147C18" w:rsidRPr="00F03502"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F03502" w:rsidRDefault="00147C18" w:rsidP="00147C18">
      <w:pPr>
        <w:rPr>
          <w:rFonts w:ascii="Arial" w:hAnsi="Arial" w:cs="Arial"/>
          <w:lang w:eastAsia="ar-SA"/>
        </w:rPr>
      </w:pPr>
    </w:p>
    <w:p w14:paraId="5EA1D341" w14:textId="77777777" w:rsidR="00147C18" w:rsidRPr="00F03502"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color w:val="000000"/>
          <w:sz w:val="24"/>
          <w:szCs w:val="24"/>
          <w:shd w:val="clear" w:color="auto" w:fill="FFFFFF"/>
          <w:lang w:eastAsia="pt-BR"/>
        </w:rPr>
        <w:lastRenderedPageBreak/>
        <w:tab/>
      </w:r>
      <w:r w:rsidRPr="00F03502">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F03502" w:rsidRDefault="00147C18" w:rsidP="00147C18">
      <w:pPr>
        <w:rPr>
          <w:rFonts w:ascii="Arial" w:hAnsi="Arial" w:cs="Arial"/>
          <w:lang w:eastAsia="ar-SA"/>
        </w:rPr>
      </w:pPr>
    </w:p>
    <w:p w14:paraId="2A802045" w14:textId="77777777" w:rsidR="00147C18" w:rsidRPr="00F03502"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F03502" w:rsidRDefault="00E200E9" w:rsidP="00E200E9">
      <w:pPr>
        <w:rPr>
          <w:rFonts w:ascii="Arial" w:hAnsi="Arial" w:cs="Arial"/>
          <w:lang w:eastAsia="ar-SA"/>
        </w:rPr>
      </w:pPr>
    </w:p>
    <w:p w14:paraId="2D074FE7"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elacomgrade"/>
        <w:tblW w:w="9298" w:type="dxa"/>
        <w:tblLook w:val="04A0" w:firstRow="1" w:lastRow="0" w:firstColumn="1" w:lastColumn="0" w:noHBand="0" w:noVBand="1"/>
      </w:tblPr>
      <w:tblGrid>
        <w:gridCol w:w="4626"/>
        <w:gridCol w:w="4672"/>
      </w:tblGrid>
      <w:tr w:rsidR="00147C18" w:rsidRPr="00F03502" w14:paraId="11B9EABB" w14:textId="77777777" w:rsidTr="001F5169">
        <w:trPr>
          <w:trHeight w:val="70"/>
        </w:trPr>
        <w:tc>
          <w:tcPr>
            <w:tcW w:w="4626" w:type="dxa"/>
          </w:tcPr>
          <w:p w14:paraId="0C911269"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47BF02E"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147C18" w:rsidRPr="00F03502" w14:paraId="56240550" w14:textId="77777777" w:rsidTr="001F5169">
        <w:trPr>
          <w:trHeight w:val="882"/>
        </w:trPr>
        <w:tc>
          <w:tcPr>
            <w:tcW w:w="4626" w:type="dxa"/>
          </w:tcPr>
          <w:p w14:paraId="246ECF7E" w14:textId="77777777" w:rsidR="00147C18" w:rsidRPr="00F03502"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662FE2FE"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147C18" w:rsidRPr="00F03502" w14:paraId="31B584A3" w14:textId="77777777" w:rsidTr="001F5169">
        <w:trPr>
          <w:trHeight w:val="882"/>
        </w:trPr>
        <w:tc>
          <w:tcPr>
            <w:tcW w:w="4626" w:type="dxa"/>
          </w:tcPr>
          <w:p w14:paraId="3EECB324" w14:textId="77777777" w:rsidR="00147C18" w:rsidRPr="00F03502"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A14F98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147C18" w:rsidRPr="00F03502" w14:paraId="7E5E5C37" w14:textId="77777777" w:rsidTr="001F5169">
        <w:trPr>
          <w:trHeight w:val="882"/>
        </w:trPr>
        <w:tc>
          <w:tcPr>
            <w:tcW w:w="4626" w:type="dxa"/>
          </w:tcPr>
          <w:p w14:paraId="1BAE3DD4" w14:textId="77777777" w:rsidR="00147C18" w:rsidRPr="00F03502" w:rsidRDefault="00147C18"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4D48EA60"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015447DC"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1955746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147C18" w:rsidRPr="00F03502" w14:paraId="2017024E" w14:textId="77777777" w:rsidTr="001F5169">
        <w:trPr>
          <w:trHeight w:val="226"/>
        </w:trPr>
        <w:tc>
          <w:tcPr>
            <w:tcW w:w="9298" w:type="dxa"/>
            <w:gridSpan w:val="2"/>
          </w:tcPr>
          <w:p w14:paraId="0504B16B"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147C18" w:rsidRPr="00F03502" w14:paraId="425DB708" w14:textId="77777777" w:rsidTr="001F5169">
        <w:trPr>
          <w:trHeight w:val="226"/>
        </w:trPr>
        <w:tc>
          <w:tcPr>
            <w:tcW w:w="9298" w:type="dxa"/>
            <w:gridSpan w:val="2"/>
          </w:tcPr>
          <w:p w14:paraId="2DC03929"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rsidRPr="00F03502" w14:paraId="5876AAAC" w14:textId="77777777" w:rsidTr="001F5169">
        <w:trPr>
          <w:trHeight w:val="226"/>
        </w:trPr>
        <w:tc>
          <w:tcPr>
            <w:tcW w:w="9298" w:type="dxa"/>
            <w:gridSpan w:val="2"/>
          </w:tcPr>
          <w:p w14:paraId="20437F48"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147C18" w:rsidRPr="00F03502" w14:paraId="1B49B36C" w14:textId="77777777" w:rsidTr="001F5169">
        <w:trPr>
          <w:trHeight w:val="226"/>
        </w:trPr>
        <w:tc>
          <w:tcPr>
            <w:tcW w:w="9298" w:type="dxa"/>
            <w:gridSpan w:val="2"/>
          </w:tcPr>
          <w:p w14:paraId="5B7E6731"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F03502">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Pr="00F03502" w:rsidRDefault="00147C18" w:rsidP="00147C18">
      <w:pPr>
        <w:pStyle w:val="Titulo"/>
      </w:pPr>
    </w:p>
    <w:p w14:paraId="16C8A886" w14:textId="77777777" w:rsidR="00147C18" w:rsidRPr="00F03502" w:rsidRDefault="00147C18" w:rsidP="00147C18">
      <w:pPr>
        <w:pStyle w:val="Remissivo1"/>
        <w:rPr>
          <w:rFonts w:ascii="Arial" w:hAnsi="Arial" w:cs="Arial"/>
          <w:lang w:eastAsia="ar-SA"/>
        </w:rPr>
      </w:pPr>
    </w:p>
    <w:p w14:paraId="2AF5CCA3" w14:textId="77777777" w:rsidR="00147C18" w:rsidRPr="00F03502" w:rsidRDefault="00147C18" w:rsidP="00147C18">
      <w:pPr>
        <w:rPr>
          <w:rFonts w:ascii="Arial" w:hAnsi="Arial" w:cs="Arial"/>
          <w:lang w:eastAsia="ar-SA"/>
        </w:rPr>
      </w:pPr>
    </w:p>
    <w:p w14:paraId="32B84648" w14:textId="77777777" w:rsidR="00147C18" w:rsidRPr="00F03502" w:rsidRDefault="00147C18" w:rsidP="00147C18">
      <w:pPr>
        <w:rPr>
          <w:rFonts w:ascii="Arial" w:hAnsi="Arial" w:cs="Arial"/>
          <w:lang w:eastAsia="ar-SA"/>
        </w:rPr>
      </w:pPr>
    </w:p>
    <w:p w14:paraId="626D136B" w14:textId="77777777" w:rsidR="00147C18" w:rsidRPr="00F03502" w:rsidRDefault="00147C18" w:rsidP="00147C18">
      <w:pPr>
        <w:rPr>
          <w:rFonts w:ascii="Arial" w:hAnsi="Arial" w:cs="Arial"/>
          <w:lang w:eastAsia="ar-SA"/>
        </w:rPr>
      </w:pPr>
    </w:p>
    <w:p w14:paraId="31E72C4C" w14:textId="77777777" w:rsidR="00147C18" w:rsidRPr="00F03502" w:rsidRDefault="00147C18" w:rsidP="00147C18">
      <w:pPr>
        <w:pStyle w:val="Titulo"/>
      </w:pPr>
    </w:p>
    <w:sectPr w:rsidR="00147C18" w:rsidRPr="00F03502" w:rsidSect="00DD51A3">
      <w:headerReference w:type="default" r:id="rId37"/>
      <w:footerReference w:type="default" r:id="rId38"/>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ndre Pimenta" w:date="2017-09-17T20:47:00Z" w:initials="AP">
    <w:p w14:paraId="64BDCF68" w14:textId="1D1C45E5" w:rsidR="00607752" w:rsidRDefault="00607752">
      <w:pPr>
        <w:pStyle w:val="Textodecomentrio"/>
      </w:pPr>
      <w:r>
        <w:rPr>
          <w:rStyle w:val="Refdecomentrio"/>
        </w:rPr>
        <w:annotationRef/>
      </w:r>
      <w:r>
        <w:t>Provenientes do uso</w:t>
      </w:r>
    </w:p>
  </w:comment>
  <w:comment w:id="5" w:author="Andre Pimenta" w:date="2017-09-17T20:49:00Z" w:initials="AP">
    <w:p w14:paraId="4CACA469" w14:textId="5911FB83" w:rsidR="00607752" w:rsidRDefault="00607752">
      <w:pPr>
        <w:pStyle w:val="Textodecomentrio"/>
      </w:pPr>
      <w:r>
        <w:rPr>
          <w:rStyle w:val="Refdecomentrio"/>
        </w:rPr>
        <w:annotationRef/>
      </w:r>
      <w:r>
        <w:t>Parece que aqui a frase acabou sem necessidade.</w:t>
      </w:r>
    </w:p>
    <w:p w14:paraId="21EAC82D" w14:textId="5B4618EF" w:rsidR="00607752" w:rsidRDefault="00607752">
      <w:pPr>
        <w:pStyle w:val="Textodecomentrio"/>
      </w:pPr>
      <w:r>
        <w:t>E a nova frase começou meio esquisita.</w:t>
      </w:r>
    </w:p>
    <w:p w14:paraId="01BE9FF6" w14:textId="396F67BF" w:rsidR="00607752" w:rsidRDefault="00607752">
      <w:pPr>
        <w:pStyle w:val="Textodecomentrio"/>
      </w:pPr>
      <w:r>
        <w:t>Melhorem essa parágrafo, ele é importante para dar sequência para os próximos capítulos</w:t>
      </w:r>
    </w:p>
    <w:p w14:paraId="712C07B0" w14:textId="4A26C6FD" w:rsidR="00607752" w:rsidRDefault="00607752">
      <w:pPr>
        <w:pStyle w:val="Textodecomentrio"/>
      </w:pPr>
    </w:p>
  </w:comment>
  <w:comment w:id="10" w:author="Andre Pimenta" w:date="2017-09-17T20:53:00Z" w:initials="AP">
    <w:p w14:paraId="1F07F2B8" w14:textId="77777777" w:rsidR="00EB0A9E" w:rsidRDefault="00EB0A9E">
      <w:pPr>
        <w:pStyle w:val="Textodecomentrio"/>
      </w:pPr>
      <w:r>
        <w:rPr>
          <w:rStyle w:val="Refdecomentrio"/>
        </w:rPr>
        <w:annotationRef/>
      </w:r>
      <w:r>
        <w:t>Aqui apenas coloquem o ano. (2017).</w:t>
      </w:r>
    </w:p>
    <w:p w14:paraId="269E8161" w14:textId="77777777" w:rsidR="00EB0A9E" w:rsidRDefault="00EB0A9E">
      <w:pPr>
        <w:pStyle w:val="Textodecomentrio"/>
      </w:pPr>
      <w:r>
        <w:t xml:space="preserve">Porém observando a bibliografia, me parece que aqui é 2016. Deve-se colocar o ANO da publicação original e não o ano que vcs leram o artigo. Ok? </w:t>
      </w:r>
    </w:p>
    <w:p w14:paraId="34D12A85" w14:textId="77777777" w:rsidR="00EB0A9E" w:rsidRDefault="00EB0A9E">
      <w:pPr>
        <w:pStyle w:val="Textodecomentrio"/>
      </w:pPr>
      <w:r>
        <w:t>Senão tudo vai ficar 2017.</w:t>
      </w:r>
    </w:p>
    <w:p w14:paraId="75F1CD4A" w14:textId="48425C06" w:rsidR="00EB0A9E" w:rsidRDefault="00EB0A9E">
      <w:pPr>
        <w:pStyle w:val="Textodecomentrio"/>
      </w:pPr>
    </w:p>
  </w:comment>
  <w:comment w:id="11" w:author="Andre Pimenta" w:date="2017-09-17T20:55:00Z" w:initials="AP">
    <w:p w14:paraId="192EFE68" w14:textId="01BD67FB" w:rsidR="00EB0A9E" w:rsidRDefault="00EB0A9E">
      <w:pPr>
        <w:pStyle w:val="Textodecomentrio"/>
      </w:pPr>
      <w:r>
        <w:rPr>
          <w:rStyle w:val="Refdecomentrio"/>
        </w:rPr>
        <w:annotationRef/>
      </w:r>
      <w:r>
        <w:t>Não seria melhor trocar por: “em sua despensa”</w:t>
      </w:r>
    </w:p>
  </w:comment>
  <w:comment w:id="12" w:author="Andre Pimenta" w:date="2017-09-17T20:55:00Z" w:initials="AP">
    <w:p w14:paraId="1CAC8C38" w14:textId="6E9EFAA8" w:rsidR="00EB0A9E" w:rsidRDefault="00EB0A9E">
      <w:pPr>
        <w:pStyle w:val="Textodecomentrio"/>
      </w:pPr>
      <w:r>
        <w:rPr>
          <w:rStyle w:val="Refdecomentrio"/>
        </w:rPr>
        <w:annotationRef/>
      </w:r>
      <w:r>
        <w:t>Espaço sobrando</w:t>
      </w:r>
    </w:p>
  </w:comment>
  <w:comment w:id="13" w:author="Andre Pimenta" w:date="2017-09-17T20:58:00Z" w:initials="AP">
    <w:p w14:paraId="56F7E7F1" w14:textId="5B85A70A" w:rsidR="00EB0A9E" w:rsidRDefault="00EB0A9E">
      <w:pPr>
        <w:pStyle w:val="Textodecomentrio"/>
      </w:pPr>
      <w:r>
        <w:rPr>
          <w:rStyle w:val="Refdecomentrio"/>
        </w:rPr>
        <w:annotationRef/>
      </w:r>
      <w:r>
        <w:t>Espaço sobrando</w:t>
      </w:r>
    </w:p>
  </w:comment>
  <w:comment w:id="14" w:author="Andre Pimenta" w:date="2017-09-17T20:59:00Z" w:initials="AP">
    <w:p w14:paraId="09EE796F" w14:textId="7A52F5E9" w:rsidR="00EB0A9E" w:rsidRDefault="00EB0A9E">
      <w:pPr>
        <w:pStyle w:val="Textodecomentrio"/>
      </w:pPr>
      <w:r>
        <w:rPr>
          <w:rStyle w:val="Refdecomentrio"/>
        </w:rPr>
        <w:annotationRef/>
      </w:r>
      <w:r>
        <w:t>Erro de concordância. Talvez seja o texto original da pessoa.</w:t>
      </w:r>
    </w:p>
  </w:comment>
  <w:comment w:id="18" w:author="Andre Pimenta" w:date="2017-09-17T21:00:00Z" w:initials="AP">
    <w:p w14:paraId="37CCBD92" w14:textId="4BF04D49" w:rsidR="00EB0A9E" w:rsidRDefault="00EB0A9E">
      <w:pPr>
        <w:pStyle w:val="Textodecomentrio"/>
      </w:pPr>
      <w:r>
        <w:rPr>
          <w:rStyle w:val="Refdecomentrio"/>
        </w:rPr>
        <w:annotationRef/>
      </w:r>
      <w:r>
        <w:t>Acentuação errada</w:t>
      </w:r>
    </w:p>
  </w:comment>
  <w:comment w:id="19" w:author="Andre Pimenta" w:date="2017-09-17T21:00:00Z" w:initials="AP">
    <w:p w14:paraId="15FB8D8D" w14:textId="33D78ADB" w:rsidR="00EB0A9E" w:rsidRDefault="00EB0A9E">
      <w:pPr>
        <w:pStyle w:val="Textodecomentrio"/>
      </w:pPr>
      <w:r>
        <w:rPr>
          <w:rStyle w:val="Refdecomentrio"/>
        </w:rPr>
        <w:annotationRef/>
      </w:r>
      <w:r>
        <w:t>Grafia.....interativo</w:t>
      </w:r>
    </w:p>
  </w:comment>
  <w:comment w:id="20" w:author="Andre Pimenta" w:date="2017-09-17T21:01:00Z" w:initials="AP">
    <w:p w14:paraId="75DA78D1" w14:textId="77777777" w:rsidR="00EB0A9E" w:rsidRDefault="00EB0A9E">
      <w:pPr>
        <w:pStyle w:val="Textodecomentrio"/>
      </w:pPr>
      <w:r>
        <w:rPr>
          <w:rStyle w:val="Refdecomentrio"/>
        </w:rPr>
        <w:annotationRef/>
      </w:r>
      <w:r>
        <w:t>Essa frase ficou mal escrita e meio solta nessa posição.</w:t>
      </w:r>
    </w:p>
    <w:p w14:paraId="4C869CCC" w14:textId="77777777" w:rsidR="00EB0A9E" w:rsidRDefault="00EB0A9E">
      <w:pPr>
        <w:pStyle w:val="Textodecomentrio"/>
      </w:pPr>
    </w:p>
    <w:p w14:paraId="7C5C8616" w14:textId="77777777" w:rsidR="00EB0A9E" w:rsidRDefault="00EB0A9E">
      <w:pPr>
        <w:pStyle w:val="Textodecomentrio"/>
      </w:pPr>
      <w:r>
        <w:t>Pro usuário é importante saber que o site é responsível? Ou adaptatível?</w:t>
      </w:r>
    </w:p>
    <w:p w14:paraId="41DCB130" w14:textId="77777777" w:rsidR="00EB0A9E" w:rsidRDefault="00EB0A9E">
      <w:pPr>
        <w:pStyle w:val="Textodecomentrio"/>
      </w:pPr>
    </w:p>
    <w:p w14:paraId="6F44C15D" w14:textId="510F5F0B" w:rsidR="00EB0A9E" w:rsidRDefault="00EB0A9E">
      <w:pPr>
        <w:pStyle w:val="Textodecomentrio"/>
      </w:pPr>
      <w:r>
        <w:t>Acho ainda que essa informação aqui não tem relevância.</w:t>
      </w:r>
    </w:p>
  </w:comment>
  <w:comment w:id="21" w:author="Andre Pimenta" w:date="2017-09-17T21:02:00Z" w:initials="AP">
    <w:p w14:paraId="35D0797E" w14:textId="10BB9745" w:rsidR="00EB0A9E" w:rsidRDefault="00EB0A9E">
      <w:pPr>
        <w:pStyle w:val="Textodecomentrio"/>
      </w:pPr>
      <w:r>
        <w:rPr>
          <w:rStyle w:val="Refdecomentrio"/>
        </w:rPr>
        <w:annotationRef/>
      </w:r>
      <w:r>
        <w:t>Espaços sobrando</w:t>
      </w:r>
    </w:p>
  </w:comment>
  <w:comment w:id="23" w:author="Andre Pimenta" w:date="2017-09-17T21:03:00Z" w:initials="AP">
    <w:p w14:paraId="3E8B7F6F" w14:textId="39C3E802" w:rsidR="00EB0A9E" w:rsidRDefault="00EB0A9E">
      <w:pPr>
        <w:pStyle w:val="Textodecomentrio"/>
      </w:pPr>
      <w:r>
        <w:rPr>
          <w:rStyle w:val="Refdecomentrio"/>
        </w:rPr>
        <w:annotationRef/>
      </w:r>
      <w:r>
        <w:t>Novos capítulos sempre em novas páginas.</w:t>
      </w:r>
    </w:p>
  </w:comment>
  <w:comment w:id="31" w:author="Andre Pimenta" w:date="2017-09-17T21:13:00Z" w:initials="AP">
    <w:p w14:paraId="55A2A3C8" w14:textId="64E17B3B" w:rsidR="007745FD" w:rsidRDefault="007745FD">
      <w:pPr>
        <w:pStyle w:val="Textodecomentrio"/>
      </w:pPr>
      <w:r>
        <w:rPr>
          <w:rStyle w:val="Refdecomentrio"/>
        </w:rPr>
        <w:annotationRef/>
      </w:r>
      <w:r>
        <w:t>Termos em outras línguas, devem estar em itálico</w:t>
      </w:r>
    </w:p>
  </w:comment>
  <w:comment w:id="32" w:author="Andre Pimenta" w:date="2017-09-17T21:13:00Z" w:initials="AP">
    <w:p w14:paraId="25F640A9" w14:textId="009BC8B7" w:rsidR="00F01763" w:rsidRDefault="00F01763">
      <w:pPr>
        <w:pStyle w:val="Textodecomentrio"/>
      </w:pPr>
      <w:r>
        <w:rPr>
          <w:rStyle w:val="Refdecomentrio"/>
        </w:rPr>
        <w:annotationRef/>
      </w:r>
      <w:r>
        <w:t>itálico</w:t>
      </w:r>
    </w:p>
  </w:comment>
  <w:comment w:id="34" w:author="Andre Pimenta" w:date="2017-09-17T21:18:00Z" w:initials="AP">
    <w:p w14:paraId="1C9E535F" w14:textId="1BD110CB" w:rsidR="0032092C" w:rsidRDefault="0032092C">
      <w:pPr>
        <w:pStyle w:val="Textodecomentrio"/>
      </w:pPr>
      <w:r>
        <w:rPr>
          <w:rStyle w:val="Refdecomentrio"/>
        </w:rPr>
        <w:annotationRef/>
      </w:r>
      <w:r>
        <w:t>Remover elementos em primeira pessoa.</w:t>
      </w:r>
    </w:p>
    <w:p w14:paraId="3E7DFCB6" w14:textId="5B9E032A" w:rsidR="0032092C" w:rsidRDefault="0032092C">
      <w:pPr>
        <w:pStyle w:val="Textodecomentrio"/>
      </w:pPr>
      <w:r>
        <w:t>Em nosso projeto...</w:t>
      </w:r>
    </w:p>
    <w:p w14:paraId="57EC367A" w14:textId="3A159B02" w:rsidR="0032092C" w:rsidRDefault="0032092C">
      <w:pPr>
        <w:pStyle w:val="Textodecomentrio"/>
      </w:pPr>
      <w:r>
        <w:t>Trocar por</w:t>
      </w:r>
    </w:p>
    <w:p w14:paraId="69E87351" w14:textId="2F9EF492" w:rsidR="0032092C" w:rsidRDefault="0032092C">
      <w:pPr>
        <w:pStyle w:val="Textodecomentrio"/>
      </w:pPr>
      <w:r>
        <w:t>Neste projeto será utilizado....</w:t>
      </w:r>
    </w:p>
  </w:comment>
  <w:comment w:id="38" w:author="Andre Pimenta" w:date="2017-09-17T21:16:00Z" w:initials="AP">
    <w:p w14:paraId="11F1A6E6" w14:textId="08A334CF" w:rsidR="00F01763" w:rsidRDefault="00F01763">
      <w:pPr>
        <w:pStyle w:val="Textodecomentrio"/>
      </w:pPr>
      <w:r>
        <w:rPr>
          <w:rStyle w:val="Refdecomentrio"/>
        </w:rPr>
        <w:annotationRef/>
      </w:r>
      <w:r>
        <w:t>Concordância….</w:t>
      </w:r>
    </w:p>
    <w:p w14:paraId="4A892259" w14:textId="49A95D9B" w:rsidR="00F01763" w:rsidRDefault="00F01763">
      <w:pPr>
        <w:pStyle w:val="Textodecomentrio"/>
      </w:pPr>
      <w:r>
        <w:t>O papeis serão....</w:t>
      </w:r>
    </w:p>
  </w:comment>
  <w:comment w:id="40" w:author="Andre Pimenta" w:date="2017-09-17T21:17:00Z" w:initials="AP">
    <w:p w14:paraId="0D7E0F8C" w14:textId="61BEA1B5" w:rsidR="0032092C" w:rsidRDefault="0032092C">
      <w:pPr>
        <w:pStyle w:val="Textodecomentrio"/>
      </w:pPr>
      <w:r>
        <w:rPr>
          <w:rStyle w:val="Refdecomentrio"/>
        </w:rPr>
        <w:annotationRef/>
      </w:r>
      <w:r>
        <w:t>Acentuação ?</w:t>
      </w:r>
    </w:p>
  </w:comment>
  <w:comment w:id="43" w:author="Andre Pimenta" w:date="2017-09-17T21:19:00Z" w:initials="AP">
    <w:p w14:paraId="583941D9" w14:textId="699E52FD" w:rsidR="0032092C" w:rsidRDefault="0032092C">
      <w:pPr>
        <w:pStyle w:val="Textodecomentrio"/>
      </w:pPr>
      <w:r>
        <w:rPr>
          <w:rStyle w:val="Refdecomentrio"/>
        </w:rPr>
        <w:annotationRef/>
      </w:r>
      <w:r>
        <w:t>Retirar terceira pessoa.</w:t>
      </w:r>
    </w:p>
  </w:comment>
  <w:comment w:id="44" w:author="Andre Pimenta" w:date="2017-09-17T21:19:00Z" w:initials="AP">
    <w:p w14:paraId="7755B70E" w14:textId="7E9475FA" w:rsidR="0032092C" w:rsidRDefault="0032092C">
      <w:pPr>
        <w:pStyle w:val="Textodecomentrio"/>
      </w:pPr>
      <w:r>
        <w:rPr>
          <w:rStyle w:val="Refdecomentrio"/>
        </w:rPr>
        <w:annotationRef/>
      </w:r>
      <w:r>
        <w:t>Espaço sobrando</w:t>
      </w:r>
    </w:p>
  </w:comment>
  <w:comment w:id="45" w:author="Andre Pimenta" w:date="2017-09-17T21:19:00Z" w:initials="AP">
    <w:p w14:paraId="61735A20" w14:textId="79B92A8F" w:rsidR="0032092C" w:rsidRDefault="0032092C">
      <w:pPr>
        <w:pStyle w:val="Textodecomentrio"/>
      </w:pPr>
      <w:r>
        <w:rPr>
          <w:rStyle w:val="Refdecomentrio"/>
        </w:rPr>
        <w:annotationRef/>
      </w:r>
      <w:r>
        <w:t>acentuação</w:t>
      </w:r>
    </w:p>
  </w:comment>
  <w:comment w:id="47" w:author="Andre Pimenta" w:date="2017-09-17T21:20:00Z" w:initials="AP">
    <w:p w14:paraId="065EA4D8" w14:textId="26459581" w:rsidR="0032092C" w:rsidRDefault="0032092C">
      <w:pPr>
        <w:pStyle w:val="Textodecomentrio"/>
      </w:pPr>
      <w:r>
        <w:rPr>
          <w:rStyle w:val="Refdecomentrio"/>
        </w:rPr>
        <w:annotationRef/>
      </w:r>
      <w:r>
        <w:t>Essa palavra não existe no português.</w:t>
      </w:r>
    </w:p>
  </w:comment>
  <w:comment w:id="48" w:author="Andre Pimenta" w:date="2017-09-17T21:20:00Z" w:initials="AP">
    <w:p w14:paraId="69B83C9B" w14:textId="44FF84E2" w:rsidR="0032092C" w:rsidRDefault="0032092C">
      <w:pPr>
        <w:pStyle w:val="Textodecomentrio"/>
      </w:pPr>
      <w:r>
        <w:rPr>
          <w:rStyle w:val="Refdecomentrio"/>
        </w:rPr>
        <w:annotationRef/>
      </w:r>
      <w:r>
        <w:t>itálico</w:t>
      </w:r>
    </w:p>
  </w:comment>
  <w:comment w:id="51" w:author="Andre Pimenta" w:date="2017-09-17T21:26:00Z" w:initials="AP">
    <w:p w14:paraId="46A96638" w14:textId="6FEF54C9" w:rsidR="00D4058C" w:rsidRDefault="00D4058C">
      <w:pPr>
        <w:pStyle w:val="Textodecomentrio"/>
      </w:pPr>
      <w:r>
        <w:rPr>
          <w:rStyle w:val="Refdecomentrio"/>
        </w:rPr>
        <w:annotationRef/>
      </w:r>
      <w:r>
        <w:t>itálico</w:t>
      </w:r>
    </w:p>
  </w:comment>
  <w:comment w:id="53" w:author="Andre Pimenta" w:date="2017-09-17T21:26:00Z" w:initials="AP">
    <w:p w14:paraId="751FED63" w14:textId="69917977" w:rsidR="00D4058C" w:rsidRDefault="00D4058C">
      <w:pPr>
        <w:pStyle w:val="Textodecomentrio"/>
      </w:pPr>
      <w:r>
        <w:rPr>
          <w:rStyle w:val="Refdecomentrio"/>
        </w:rPr>
        <w:annotationRef/>
      </w:r>
      <w:r>
        <w:t>Palavras duplicadas.</w:t>
      </w:r>
    </w:p>
  </w:comment>
  <w:comment w:id="54" w:author="Andre Pimenta" w:date="2017-09-17T21:27:00Z" w:initials="AP">
    <w:p w14:paraId="58D38BE1" w14:textId="3D4E751C" w:rsidR="00D4058C" w:rsidRDefault="00D4058C">
      <w:pPr>
        <w:pStyle w:val="Textodecomentrio"/>
      </w:pPr>
      <w:r>
        <w:rPr>
          <w:rStyle w:val="Refdecomentrio"/>
        </w:rPr>
        <w:annotationRef/>
      </w:r>
      <w:r>
        <w:t>Jota deve ser maiúsculo</w:t>
      </w:r>
    </w:p>
  </w:comment>
  <w:comment w:id="52" w:author="Andre Pimenta" w:date="2017-09-17T21:27:00Z" w:initials="AP">
    <w:p w14:paraId="1978C99F" w14:textId="77828C9C" w:rsidR="00D4058C" w:rsidRDefault="00D4058C">
      <w:pPr>
        <w:pStyle w:val="Textodecomentrio"/>
      </w:pPr>
      <w:r>
        <w:rPr>
          <w:rStyle w:val="Refdecomentrio"/>
        </w:rPr>
        <w:annotationRef/>
      </w:r>
      <w:r>
        <w:t>Alinhamento Justificado.</w:t>
      </w:r>
    </w:p>
  </w:comment>
  <w:comment w:id="57" w:author="Andre Pimenta" w:date="2017-09-17T21:29:00Z" w:initials="AP">
    <w:p w14:paraId="777E7782" w14:textId="77777777" w:rsidR="00B35675" w:rsidRDefault="00B35675">
      <w:pPr>
        <w:pStyle w:val="Textodecomentrio"/>
      </w:pPr>
      <w:r>
        <w:rPr>
          <w:rStyle w:val="Refdecomentrio"/>
        </w:rPr>
        <w:annotationRef/>
      </w:r>
      <w:r>
        <w:t>Cor da fonte diferente. Foi um Copiar Colar de outro local?</w:t>
      </w:r>
    </w:p>
    <w:p w14:paraId="0B082887" w14:textId="27BD5D37" w:rsidR="00B35675" w:rsidRDefault="00B35675">
      <w:pPr>
        <w:pStyle w:val="Textodecomentrio"/>
      </w:pPr>
      <w:r>
        <w:t>Verifiquem</w:t>
      </w:r>
    </w:p>
    <w:p w14:paraId="1B318CBA" w14:textId="0E73C98F" w:rsidR="00B35675" w:rsidRDefault="00B35675">
      <w:pPr>
        <w:pStyle w:val="Textodecomentrio"/>
      </w:pPr>
    </w:p>
  </w:comment>
  <w:comment w:id="63" w:author="Andre Pimenta" w:date="2017-09-17T21:31:00Z" w:initials="AP">
    <w:p w14:paraId="5E03683C" w14:textId="77777777" w:rsidR="00B35675" w:rsidRDefault="00B35675">
      <w:pPr>
        <w:pStyle w:val="Textodecomentrio"/>
      </w:pPr>
      <w:r>
        <w:rPr>
          <w:rStyle w:val="Refdecomentrio"/>
        </w:rPr>
        <w:annotationRef/>
      </w:r>
      <w:r>
        <w:t>Poderia ser quebrado em mais de uma história.</w:t>
      </w:r>
    </w:p>
    <w:p w14:paraId="25960898" w14:textId="77777777" w:rsidR="00B35675" w:rsidRDefault="00B35675">
      <w:pPr>
        <w:pStyle w:val="Textodecomentrio"/>
      </w:pPr>
      <w:r>
        <w:t>Parece que ficou grande</w:t>
      </w:r>
    </w:p>
    <w:p w14:paraId="149CD834" w14:textId="5BA6B5B7" w:rsidR="00B35675" w:rsidRDefault="00B35675">
      <w:pPr>
        <w:pStyle w:val="Textodecomentrio"/>
      </w:pPr>
    </w:p>
  </w:comment>
  <w:comment w:id="74" w:author="Andre Pimenta" w:date="2017-09-17T21:33:00Z" w:initials="AP">
    <w:p w14:paraId="6291F4F7" w14:textId="16881731" w:rsidR="00B35675" w:rsidRDefault="00B35675">
      <w:pPr>
        <w:pStyle w:val="Textodecomentrio"/>
      </w:pPr>
      <w:r>
        <w:rPr>
          <w:rStyle w:val="Refdecomentrio"/>
        </w:rPr>
        <w:annotationRef/>
      </w:r>
      <w:r>
        <w:t>Concordância. possam</w:t>
      </w:r>
    </w:p>
  </w:comment>
  <w:comment w:id="78" w:author="Andre Pimenta" w:date="2017-09-17T21:34:00Z" w:initials="AP">
    <w:p w14:paraId="2A72F897" w14:textId="77777777" w:rsidR="00B35675" w:rsidRDefault="00B35675">
      <w:pPr>
        <w:pStyle w:val="Textodecomentrio"/>
      </w:pPr>
      <w:r>
        <w:rPr>
          <w:rStyle w:val="Refdecomentrio"/>
        </w:rPr>
        <w:annotationRef/>
      </w:r>
      <w:r>
        <w:t>Visualizar com S</w:t>
      </w:r>
    </w:p>
    <w:p w14:paraId="5EFFB34F" w14:textId="1F818097" w:rsidR="00B35675" w:rsidRDefault="00B35675">
      <w:pPr>
        <w:pStyle w:val="Textodecomentrio"/>
      </w:pPr>
      <w:r>
        <w:t>Grafia</w:t>
      </w:r>
    </w:p>
  </w:comment>
  <w:comment w:id="81" w:author="Andre Pimenta" w:date="2017-09-17T21:41:00Z" w:initials="AP">
    <w:p w14:paraId="3AD98CBE" w14:textId="77777777" w:rsidR="00337F3A" w:rsidRDefault="00337F3A">
      <w:pPr>
        <w:pStyle w:val="Textodecomentrio"/>
      </w:pPr>
      <w:r>
        <w:rPr>
          <w:rStyle w:val="Refdecomentrio"/>
        </w:rPr>
        <w:annotationRef/>
      </w:r>
      <w:r>
        <w:t>O StickMan do diagrama não está no padrão da UML.</w:t>
      </w:r>
    </w:p>
    <w:p w14:paraId="7968B4C7" w14:textId="6581BFD8" w:rsidR="00337F3A" w:rsidRDefault="00337F3A">
      <w:pPr>
        <w:pStyle w:val="Textodecomentrio"/>
      </w:pPr>
      <w:r>
        <w:t>Avaliem a mudança para o padrão da UML.</w:t>
      </w:r>
    </w:p>
  </w:comment>
  <w:comment w:id="84" w:author="Andre Pimenta" w:date="2017-09-17T21:43:00Z" w:initials="AP">
    <w:p w14:paraId="1628A893" w14:textId="5CA18A57" w:rsidR="00FA6A2F" w:rsidRDefault="00FA6A2F">
      <w:pPr>
        <w:pStyle w:val="Textodecomentrio"/>
      </w:pPr>
      <w:r>
        <w:rPr>
          <w:rStyle w:val="Refdecomentrio"/>
        </w:rPr>
        <w:annotationRef/>
      </w:r>
      <w:r>
        <w:t>O diagrama pode ficar em uma página só pra ele.</w:t>
      </w:r>
    </w:p>
    <w:p w14:paraId="3C4519FA" w14:textId="2B0462B6" w:rsidR="00FA6A2F" w:rsidRDefault="00FA6A2F">
      <w:pPr>
        <w:pStyle w:val="Textodecomentrio"/>
      </w:pPr>
      <w:r>
        <w:t>E para uma melhor visualização, avaliem imprimir em A3 e utilizar técnicas de dobraduras, senão o leitor não conseguirá ver o modelo.</w:t>
      </w:r>
    </w:p>
  </w:comment>
  <w:comment w:id="87" w:author="Andre Pimenta" w:date="2017-09-17T21:42:00Z" w:initials="AP">
    <w:p w14:paraId="37ACE3DA" w14:textId="4E45BF08" w:rsidR="00B35322" w:rsidRDefault="00B35322">
      <w:pPr>
        <w:pStyle w:val="Textodecomentrio"/>
      </w:pPr>
      <w:r>
        <w:rPr>
          <w:rStyle w:val="Refdecomentrio"/>
        </w:rPr>
        <w:annotationRef/>
      </w:r>
      <w:r>
        <w:t>Fonte de outra COR.</w:t>
      </w:r>
    </w:p>
  </w:comment>
  <w:comment w:id="105" w:author="Andre Pimenta" w:date="2017-09-17T21:47:00Z" w:initials="AP">
    <w:p w14:paraId="09D1B360" w14:textId="483A940F" w:rsidR="00FA6A2F" w:rsidRDefault="00FA6A2F">
      <w:pPr>
        <w:pStyle w:val="Textodecomentrio"/>
      </w:pPr>
      <w:r>
        <w:rPr>
          <w:rStyle w:val="Refdecomentrio"/>
        </w:rPr>
        <w:annotationRef/>
      </w:r>
      <w:r>
        <w:t xml:space="preserve">Sequências </w:t>
      </w:r>
    </w:p>
  </w:comment>
  <w:comment w:id="109" w:author="Andre Pimenta" w:date="2017-09-17T21:48:00Z" w:initials="AP">
    <w:p w14:paraId="11D88D40" w14:textId="56FF3BEE" w:rsidR="00FA6A2F" w:rsidRDefault="00FA6A2F">
      <w:pPr>
        <w:pStyle w:val="Textodecomentrio"/>
      </w:pPr>
      <w:r>
        <w:rPr>
          <w:rStyle w:val="Refdecomentrio"/>
        </w:rPr>
        <w:annotationRef/>
      </w:r>
      <w:r>
        <w:t>Sem o acento</w:t>
      </w:r>
    </w:p>
  </w:comment>
  <w:comment w:id="130" w:author="Andre Pimenta" w:date="2017-09-17T21:49:00Z" w:initials="AP">
    <w:p w14:paraId="29E27681" w14:textId="22B959B4" w:rsidR="00FA6A2F" w:rsidRDefault="00FA6A2F">
      <w:pPr>
        <w:pStyle w:val="Textodecomentrio"/>
      </w:pPr>
      <w:r>
        <w:rPr>
          <w:rStyle w:val="Refdecomentrio"/>
        </w:rPr>
        <w:annotationRef/>
      </w:r>
      <w:r>
        <w:t>Registro</w:t>
      </w:r>
    </w:p>
  </w:comment>
  <w:comment w:id="133" w:author="Andre Pimenta" w:date="2017-09-17T21:49:00Z" w:initials="AP">
    <w:p w14:paraId="3FAEF043" w14:textId="60A9591C" w:rsidR="00FA6A2F" w:rsidRDefault="00FA6A2F">
      <w:pPr>
        <w:pStyle w:val="Textodecomentrio"/>
      </w:pPr>
      <w:r>
        <w:rPr>
          <w:rStyle w:val="Refdecomentrio"/>
        </w:rPr>
        <w:annotationRef/>
      </w:r>
      <w:r>
        <w:t>Registro</w:t>
      </w:r>
    </w:p>
  </w:comment>
  <w:comment w:id="142" w:author="Andre Pimenta" w:date="2017-09-17T21:50:00Z" w:initials="AP">
    <w:p w14:paraId="26AB5FAD" w14:textId="02D5520C" w:rsidR="00FA6A2F" w:rsidRDefault="00FA6A2F">
      <w:pPr>
        <w:pStyle w:val="Textodecomentrio"/>
      </w:pPr>
      <w:r>
        <w:rPr>
          <w:rStyle w:val="Refdecomentrio"/>
        </w:rPr>
        <w:annotationRef/>
      </w:r>
      <w:r>
        <w:t>ingredientes</w:t>
      </w:r>
    </w:p>
  </w:comment>
  <w:comment w:id="145" w:author="Andre Pimenta" w:date="2017-09-17T21:50:00Z" w:initials="AP">
    <w:p w14:paraId="2FB97B75" w14:textId="059847E5" w:rsidR="00FA6A2F" w:rsidRDefault="00FA6A2F">
      <w:pPr>
        <w:pStyle w:val="Textodecomentrio"/>
      </w:pPr>
      <w:r>
        <w:rPr>
          <w:rStyle w:val="Refdecomentrio"/>
        </w:rPr>
        <w:annotationRef/>
      </w:r>
      <w:r>
        <w:t>espaço sobrando</w:t>
      </w:r>
    </w:p>
  </w:comment>
  <w:comment w:id="147" w:author="Andre Pimenta" w:date="2017-09-17T21:50:00Z" w:initials="AP">
    <w:p w14:paraId="3BAC1B7A" w14:textId="198A3C2E" w:rsidR="00FA6A2F" w:rsidRDefault="00FA6A2F">
      <w:pPr>
        <w:pStyle w:val="Textodecomentrio"/>
      </w:pPr>
      <w:r>
        <w:rPr>
          <w:rStyle w:val="Refdecomentrio"/>
        </w:rPr>
        <w:annotationRef/>
      </w:r>
      <w:r>
        <w:t>grafia</w:t>
      </w:r>
    </w:p>
  </w:comment>
  <w:comment w:id="161" w:author="Andre Pimenta" w:date="2017-09-17T21:50:00Z" w:initials="AP">
    <w:p w14:paraId="1B88CA8C" w14:textId="5EF0A889" w:rsidR="00FA6A2F" w:rsidRDefault="00FA6A2F">
      <w:pPr>
        <w:pStyle w:val="Textodecomentrio"/>
      </w:pPr>
      <w:r>
        <w:rPr>
          <w:rStyle w:val="Refdecomentrio"/>
        </w:rPr>
        <w:annotationRef/>
      </w:r>
      <w:r>
        <w:t>Página em branco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BDCF68" w15:done="0"/>
  <w15:commentEx w15:paraId="712C07B0" w15:done="0"/>
  <w15:commentEx w15:paraId="75F1CD4A" w15:done="0"/>
  <w15:commentEx w15:paraId="192EFE68" w15:done="0"/>
  <w15:commentEx w15:paraId="1CAC8C38" w15:done="0"/>
  <w15:commentEx w15:paraId="56F7E7F1" w15:done="0"/>
  <w15:commentEx w15:paraId="09EE796F" w15:done="0"/>
  <w15:commentEx w15:paraId="37CCBD92" w15:done="0"/>
  <w15:commentEx w15:paraId="15FB8D8D" w15:done="0"/>
  <w15:commentEx w15:paraId="6F44C15D" w15:done="0"/>
  <w15:commentEx w15:paraId="35D0797E" w15:done="0"/>
  <w15:commentEx w15:paraId="3E8B7F6F" w15:done="0"/>
  <w15:commentEx w15:paraId="55A2A3C8" w15:done="0"/>
  <w15:commentEx w15:paraId="25F640A9" w15:done="0"/>
  <w15:commentEx w15:paraId="69E87351" w15:done="0"/>
  <w15:commentEx w15:paraId="4A892259" w15:done="0"/>
  <w15:commentEx w15:paraId="0D7E0F8C" w15:done="0"/>
  <w15:commentEx w15:paraId="583941D9" w15:done="0"/>
  <w15:commentEx w15:paraId="7755B70E" w15:done="0"/>
  <w15:commentEx w15:paraId="61735A20" w15:done="0"/>
  <w15:commentEx w15:paraId="065EA4D8" w15:done="0"/>
  <w15:commentEx w15:paraId="69B83C9B" w15:done="0"/>
  <w15:commentEx w15:paraId="46A96638" w15:done="0"/>
  <w15:commentEx w15:paraId="751FED63" w15:done="0"/>
  <w15:commentEx w15:paraId="58D38BE1" w15:done="0"/>
  <w15:commentEx w15:paraId="1978C99F" w15:done="0"/>
  <w15:commentEx w15:paraId="1B318CBA" w15:done="0"/>
  <w15:commentEx w15:paraId="149CD834" w15:done="0"/>
  <w15:commentEx w15:paraId="6291F4F7" w15:done="0"/>
  <w15:commentEx w15:paraId="5EFFB34F" w15:done="0"/>
  <w15:commentEx w15:paraId="7968B4C7" w15:done="0"/>
  <w15:commentEx w15:paraId="3C4519FA" w15:done="0"/>
  <w15:commentEx w15:paraId="37ACE3DA" w15:done="0"/>
  <w15:commentEx w15:paraId="09D1B360" w15:done="0"/>
  <w15:commentEx w15:paraId="11D88D40" w15:done="0"/>
  <w15:commentEx w15:paraId="29E27681" w15:done="0"/>
  <w15:commentEx w15:paraId="3FAEF043" w15:done="0"/>
  <w15:commentEx w15:paraId="26AB5FAD" w15:done="0"/>
  <w15:commentEx w15:paraId="2FB97B75" w15:done="0"/>
  <w15:commentEx w15:paraId="3BAC1B7A" w15:done="0"/>
  <w15:commentEx w15:paraId="1B88CA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DCF68" w16cid:durableId="1D695DDD"/>
  <w16cid:commentId w16cid:paraId="712C07B0" w16cid:durableId="1D695E73"/>
  <w16cid:commentId w16cid:paraId="75F1CD4A" w16cid:durableId="1D695F67"/>
  <w16cid:commentId w16cid:paraId="192EFE68" w16cid:durableId="1D695FBD"/>
  <w16cid:commentId w16cid:paraId="1CAC8C38" w16cid:durableId="1D695FB2"/>
  <w16cid:commentId w16cid:paraId="56F7E7F1" w16cid:durableId="1D69606A"/>
  <w16cid:commentId w16cid:paraId="09EE796F" w16cid:durableId="1D69609F"/>
  <w16cid:commentId w16cid:paraId="37CCBD92" w16cid:durableId="1D6960DB"/>
  <w16cid:commentId w16cid:paraId="15FB8D8D" w16cid:durableId="1D6960F1"/>
  <w16cid:commentId w16cid:paraId="6F44C15D" w16cid:durableId="1D696137"/>
  <w16cid:commentId w16cid:paraId="35D0797E" w16cid:durableId="1D696183"/>
  <w16cid:commentId w16cid:paraId="3E8B7F6F" w16cid:durableId="1D69618A"/>
  <w16cid:commentId w16cid:paraId="55A2A3C8" w16cid:durableId="1D6963EF"/>
  <w16cid:commentId w16cid:paraId="25F640A9" w16cid:durableId="1D69640B"/>
  <w16cid:commentId w16cid:paraId="69E87351" w16cid:durableId="1D696510"/>
  <w16cid:commentId w16cid:paraId="4A892259" w16cid:durableId="1D6964B8"/>
  <w16cid:commentId w16cid:paraId="0D7E0F8C" w16cid:durableId="1D6964E4"/>
  <w16cid:commentId w16cid:paraId="583941D9" w16cid:durableId="1D69655C"/>
  <w16cid:commentId w16cid:paraId="7755B70E" w16cid:durableId="1D69654F"/>
  <w16cid:commentId w16cid:paraId="61735A20" w16cid:durableId="1D696554"/>
  <w16cid:commentId w16cid:paraId="065EA4D8" w16cid:durableId="1D696582"/>
  <w16cid:commentId w16cid:paraId="69B83C9B" w16cid:durableId="1D6965AD"/>
  <w16cid:commentId w16cid:paraId="46A96638" w16cid:durableId="1D696705"/>
  <w16cid:commentId w16cid:paraId="751FED63" w16cid:durableId="1D696720"/>
  <w16cid:commentId w16cid:paraId="58D38BE1" w16cid:durableId="1D69672A"/>
  <w16cid:commentId w16cid:paraId="1978C99F" w16cid:durableId="1D69673F"/>
  <w16cid:commentId w16cid:paraId="1B318CBA" w16cid:durableId="1D6967C5"/>
  <w16cid:commentId w16cid:paraId="149CD834" w16cid:durableId="1D696834"/>
  <w16cid:commentId w16cid:paraId="6291F4F7" w16cid:durableId="1D6968BD"/>
  <w16cid:commentId w16cid:paraId="5EFFB34F" w16cid:durableId="1D6968D3"/>
  <w16cid:commentId w16cid:paraId="7968B4C7" w16cid:durableId="1D696A9D"/>
  <w16cid:commentId w16cid:paraId="3C4519FA" w16cid:durableId="1D696AEA"/>
  <w16cid:commentId w16cid:paraId="37ACE3DA" w16cid:durableId="1D696AD1"/>
  <w16cid:commentId w16cid:paraId="09D1B360" w16cid:durableId="1D696BE7"/>
  <w16cid:commentId w16cid:paraId="11D88D40" w16cid:durableId="1D696C33"/>
  <w16cid:commentId w16cid:paraId="29E27681" w16cid:durableId="1D696C6B"/>
  <w16cid:commentId w16cid:paraId="3FAEF043" w16cid:durableId="1D696C72"/>
  <w16cid:commentId w16cid:paraId="26AB5FAD" w16cid:durableId="1D696C8B"/>
  <w16cid:commentId w16cid:paraId="2FB97B75" w16cid:durableId="1D696CA4"/>
  <w16cid:commentId w16cid:paraId="3BAC1B7A" w16cid:durableId="1D696C9F"/>
  <w16cid:commentId w16cid:paraId="1B88CA8C" w16cid:durableId="1D696CB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6C95AD" w14:textId="77777777" w:rsidR="002C1202" w:rsidRDefault="002C1202" w:rsidP="007A2536">
      <w:pPr>
        <w:spacing w:after="0" w:line="240" w:lineRule="auto"/>
      </w:pPr>
      <w:r>
        <w:separator/>
      </w:r>
    </w:p>
  </w:endnote>
  <w:endnote w:type="continuationSeparator" w:id="0">
    <w:p w14:paraId="32A0D413" w14:textId="77777777" w:rsidR="002C1202" w:rsidRDefault="002C1202"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D64FE" w14:textId="77777777" w:rsidR="00111696" w:rsidRDefault="0011169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40B53C" w14:textId="77777777" w:rsidR="002C1202" w:rsidRDefault="002C1202" w:rsidP="007A2536">
      <w:pPr>
        <w:spacing w:after="0" w:line="240" w:lineRule="auto"/>
      </w:pPr>
      <w:r>
        <w:separator/>
      </w:r>
    </w:p>
  </w:footnote>
  <w:footnote w:type="continuationSeparator" w:id="0">
    <w:p w14:paraId="05BC43F8" w14:textId="77777777" w:rsidR="002C1202" w:rsidRDefault="002C1202" w:rsidP="007A25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5FB06" w14:textId="77777777" w:rsidR="00111696" w:rsidRDefault="00111696">
    <w:pPr>
      <w:pStyle w:val="Cabealho"/>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67A67" w14:textId="77777777" w:rsidR="00111696" w:rsidRDefault="00111696">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85AB1" w14:textId="1F118E62" w:rsidR="00111696" w:rsidRDefault="00111696">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71FF6">
      <w:rPr>
        <w:rStyle w:val="Nmerodepgina"/>
        <w:noProof/>
      </w:rPr>
      <w:t>26</w:t>
    </w:r>
    <w:r>
      <w:rPr>
        <w:rStyle w:val="Nmerodepgina"/>
      </w:rPr>
      <w:fldChar w:fldCharType="end"/>
    </w:r>
  </w:p>
  <w:p w14:paraId="13BC0747" w14:textId="77777777" w:rsidR="00111696" w:rsidRDefault="00111696">
    <w:pPr>
      <w:pStyle w:val="Cabealho"/>
      <w:ind w:right="36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DAEAAE4"/>
    <w:lvl w:ilvl="0">
      <w:start w:val="1"/>
      <w:numFmt w:val="decimal"/>
      <w:pStyle w:val="Ttulo1"/>
      <w:lvlText w:val="%1"/>
      <w:lvlJc w:val="left"/>
      <w:pPr>
        <w:tabs>
          <w:tab w:val="num" w:pos="1282"/>
        </w:tabs>
        <w:ind w:left="1282" w:hanging="432"/>
      </w:pPr>
      <w:rPr>
        <w:rFonts w:hint="default"/>
      </w:rPr>
    </w:lvl>
    <w:lvl w:ilvl="1">
      <w:start w:val="1"/>
      <w:numFmt w:val="decimal"/>
      <w:pStyle w:val="Ttulo2"/>
      <w:lvlText w:val="%1.%2"/>
      <w:lvlJc w:val="left"/>
      <w:pPr>
        <w:tabs>
          <w:tab w:val="num" w:pos="927"/>
        </w:tabs>
        <w:ind w:left="1692" w:hanging="1332"/>
      </w:pPr>
      <w:rPr>
        <w:rFonts w:hint="default"/>
      </w:rPr>
    </w:lvl>
    <w:lvl w:ilvl="2">
      <w:start w:val="1"/>
      <w:numFmt w:val="decimal"/>
      <w:pStyle w:val="Ttulo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2D3DEE"/>
    <w:multiLevelType w:val="hybridMultilevel"/>
    <w:tmpl w:val="096CB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66A2B98"/>
    <w:multiLevelType w:val="hybridMultilevel"/>
    <w:tmpl w:val="1E62166A"/>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3">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4"/>
  </w:num>
  <w:num w:numId="4">
    <w:abstractNumId w:val="11"/>
  </w:num>
  <w:num w:numId="5">
    <w:abstractNumId w:val="3"/>
    <w:lvlOverride w:ilvl="0">
      <w:lvl w:ilvl="0">
        <w:numFmt w:val="decimal"/>
        <w:lvlText w:val="%1."/>
        <w:lvlJc w:val="left"/>
      </w:lvl>
    </w:lvlOverride>
  </w:num>
  <w:num w:numId="6">
    <w:abstractNumId w:val="21"/>
    <w:lvlOverride w:ilvl="0">
      <w:lvl w:ilvl="0">
        <w:numFmt w:val="decimal"/>
        <w:lvlText w:val="%1."/>
        <w:lvlJc w:val="left"/>
      </w:lvl>
    </w:lvlOverride>
  </w:num>
  <w:num w:numId="7">
    <w:abstractNumId w:val="23"/>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8"/>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20"/>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0"/>
  </w:num>
  <w:num w:numId="31">
    <w:abstractNumId w:val="2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007DE"/>
    <w:rsid w:val="000103F9"/>
    <w:rsid w:val="00010F6F"/>
    <w:rsid w:val="00016AFA"/>
    <w:rsid w:val="00017740"/>
    <w:rsid w:val="00020A94"/>
    <w:rsid w:val="00035313"/>
    <w:rsid w:val="0003781E"/>
    <w:rsid w:val="00053A11"/>
    <w:rsid w:val="0006065C"/>
    <w:rsid w:val="0007137C"/>
    <w:rsid w:val="0007322C"/>
    <w:rsid w:val="00075FA3"/>
    <w:rsid w:val="00085985"/>
    <w:rsid w:val="0008737C"/>
    <w:rsid w:val="000939E0"/>
    <w:rsid w:val="000945DA"/>
    <w:rsid w:val="000A1048"/>
    <w:rsid w:val="000A33D4"/>
    <w:rsid w:val="000A39AD"/>
    <w:rsid w:val="000B17A2"/>
    <w:rsid w:val="000B7F92"/>
    <w:rsid w:val="000C11FE"/>
    <w:rsid w:val="000C2FF6"/>
    <w:rsid w:val="000C7C5E"/>
    <w:rsid w:val="000D65FD"/>
    <w:rsid w:val="000F1547"/>
    <w:rsid w:val="00105ED9"/>
    <w:rsid w:val="00111696"/>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80F"/>
    <w:rsid w:val="00292571"/>
    <w:rsid w:val="00294214"/>
    <w:rsid w:val="00296CFA"/>
    <w:rsid w:val="002A555D"/>
    <w:rsid w:val="002A6CC8"/>
    <w:rsid w:val="002B5B27"/>
    <w:rsid w:val="002C1202"/>
    <w:rsid w:val="002F3358"/>
    <w:rsid w:val="00304C63"/>
    <w:rsid w:val="003125FA"/>
    <w:rsid w:val="00316708"/>
    <w:rsid w:val="00320864"/>
    <w:rsid w:val="0032092C"/>
    <w:rsid w:val="00324D11"/>
    <w:rsid w:val="00325C0A"/>
    <w:rsid w:val="00337F3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37D70"/>
    <w:rsid w:val="00540F45"/>
    <w:rsid w:val="005420BC"/>
    <w:rsid w:val="0055347A"/>
    <w:rsid w:val="00562F2B"/>
    <w:rsid w:val="00563438"/>
    <w:rsid w:val="005709B8"/>
    <w:rsid w:val="005B0BBB"/>
    <w:rsid w:val="005B4FCE"/>
    <w:rsid w:val="005D217E"/>
    <w:rsid w:val="005E596D"/>
    <w:rsid w:val="00607752"/>
    <w:rsid w:val="00611C2A"/>
    <w:rsid w:val="00613A6E"/>
    <w:rsid w:val="00614BAF"/>
    <w:rsid w:val="00614DD1"/>
    <w:rsid w:val="00630EEB"/>
    <w:rsid w:val="00631252"/>
    <w:rsid w:val="00655773"/>
    <w:rsid w:val="006602B7"/>
    <w:rsid w:val="006626BE"/>
    <w:rsid w:val="00673624"/>
    <w:rsid w:val="0067588C"/>
    <w:rsid w:val="00682034"/>
    <w:rsid w:val="0068480D"/>
    <w:rsid w:val="00692212"/>
    <w:rsid w:val="00695897"/>
    <w:rsid w:val="006A2CA1"/>
    <w:rsid w:val="006A71CE"/>
    <w:rsid w:val="006B19FC"/>
    <w:rsid w:val="006C22CA"/>
    <w:rsid w:val="006E44A5"/>
    <w:rsid w:val="006E6155"/>
    <w:rsid w:val="006F60B6"/>
    <w:rsid w:val="006F6C2C"/>
    <w:rsid w:val="00703CFA"/>
    <w:rsid w:val="007171AA"/>
    <w:rsid w:val="007358ED"/>
    <w:rsid w:val="007745FD"/>
    <w:rsid w:val="00792F5B"/>
    <w:rsid w:val="00796C49"/>
    <w:rsid w:val="00797A17"/>
    <w:rsid w:val="007A2536"/>
    <w:rsid w:val="007A63A5"/>
    <w:rsid w:val="007A7741"/>
    <w:rsid w:val="007B3BB9"/>
    <w:rsid w:val="007B45DF"/>
    <w:rsid w:val="007B5E02"/>
    <w:rsid w:val="007C63F6"/>
    <w:rsid w:val="007D2E93"/>
    <w:rsid w:val="007D6D61"/>
    <w:rsid w:val="007F1886"/>
    <w:rsid w:val="007F250C"/>
    <w:rsid w:val="007F255E"/>
    <w:rsid w:val="007F4774"/>
    <w:rsid w:val="007F4D03"/>
    <w:rsid w:val="007F79EA"/>
    <w:rsid w:val="008077BD"/>
    <w:rsid w:val="0082448A"/>
    <w:rsid w:val="00832D22"/>
    <w:rsid w:val="00835FAA"/>
    <w:rsid w:val="008375A0"/>
    <w:rsid w:val="00840365"/>
    <w:rsid w:val="0084554E"/>
    <w:rsid w:val="00856A1A"/>
    <w:rsid w:val="00864592"/>
    <w:rsid w:val="00866207"/>
    <w:rsid w:val="008834F1"/>
    <w:rsid w:val="00884103"/>
    <w:rsid w:val="008866ED"/>
    <w:rsid w:val="008C0593"/>
    <w:rsid w:val="008C30EE"/>
    <w:rsid w:val="008C3186"/>
    <w:rsid w:val="008C3B11"/>
    <w:rsid w:val="008D6468"/>
    <w:rsid w:val="008F4D61"/>
    <w:rsid w:val="008F7EBB"/>
    <w:rsid w:val="00915687"/>
    <w:rsid w:val="009204A5"/>
    <w:rsid w:val="00926242"/>
    <w:rsid w:val="00933120"/>
    <w:rsid w:val="0093329D"/>
    <w:rsid w:val="00940DD5"/>
    <w:rsid w:val="00951631"/>
    <w:rsid w:val="00951865"/>
    <w:rsid w:val="00952D74"/>
    <w:rsid w:val="009607FF"/>
    <w:rsid w:val="00965432"/>
    <w:rsid w:val="00965946"/>
    <w:rsid w:val="00970142"/>
    <w:rsid w:val="00974A79"/>
    <w:rsid w:val="00975008"/>
    <w:rsid w:val="009B3B43"/>
    <w:rsid w:val="009B637D"/>
    <w:rsid w:val="009B7E95"/>
    <w:rsid w:val="009C2708"/>
    <w:rsid w:val="009C3068"/>
    <w:rsid w:val="009D2F35"/>
    <w:rsid w:val="009D5839"/>
    <w:rsid w:val="009D6C02"/>
    <w:rsid w:val="009E10EE"/>
    <w:rsid w:val="009E158F"/>
    <w:rsid w:val="009E5CFF"/>
    <w:rsid w:val="009E5EAB"/>
    <w:rsid w:val="009F7604"/>
    <w:rsid w:val="00A03B43"/>
    <w:rsid w:val="00A22567"/>
    <w:rsid w:val="00A2541A"/>
    <w:rsid w:val="00A2631E"/>
    <w:rsid w:val="00A31A1B"/>
    <w:rsid w:val="00A42556"/>
    <w:rsid w:val="00A507BE"/>
    <w:rsid w:val="00A56D16"/>
    <w:rsid w:val="00A63640"/>
    <w:rsid w:val="00A71FF6"/>
    <w:rsid w:val="00A92EB9"/>
    <w:rsid w:val="00AA24C3"/>
    <w:rsid w:val="00AA25A7"/>
    <w:rsid w:val="00AB12A2"/>
    <w:rsid w:val="00AC111B"/>
    <w:rsid w:val="00AC340B"/>
    <w:rsid w:val="00AD01FC"/>
    <w:rsid w:val="00AD1E2D"/>
    <w:rsid w:val="00AE2466"/>
    <w:rsid w:val="00AF3347"/>
    <w:rsid w:val="00B14E5D"/>
    <w:rsid w:val="00B24D28"/>
    <w:rsid w:val="00B25199"/>
    <w:rsid w:val="00B312BD"/>
    <w:rsid w:val="00B35322"/>
    <w:rsid w:val="00B35675"/>
    <w:rsid w:val="00B4124F"/>
    <w:rsid w:val="00B46C77"/>
    <w:rsid w:val="00B47634"/>
    <w:rsid w:val="00B50AE5"/>
    <w:rsid w:val="00B52463"/>
    <w:rsid w:val="00B5660A"/>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1E55"/>
    <w:rsid w:val="00C13C6B"/>
    <w:rsid w:val="00C21415"/>
    <w:rsid w:val="00C3022F"/>
    <w:rsid w:val="00C44EEC"/>
    <w:rsid w:val="00C66AD1"/>
    <w:rsid w:val="00C66D70"/>
    <w:rsid w:val="00C93BFE"/>
    <w:rsid w:val="00CA11EF"/>
    <w:rsid w:val="00CA2804"/>
    <w:rsid w:val="00CB1D04"/>
    <w:rsid w:val="00CC76B0"/>
    <w:rsid w:val="00CD0FF0"/>
    <w:rsid w:val="00CD7121"/>
    <w:rsid w:val="00CE02AE"/>
    <w:rsid w:val="00CF2E68"/>
    <w:rsid w:val="00D13B39"/>
    <w:rsid w:val="00D23DDA"/>
    <w:rsid w:val="00D4058C"/>
    <w:rsid w:val="00D420BF"/>
    <w:rsid w:val="00D42941"/>
    <w:rsid w:val="00D500CE"/>
    <w:rsid w:val="00D62A55"/>
    <w:rsid w:val="00D669E3"/>
    <w:rsid w:val="00D7000B"/>
    <w:rsid w:val="00D76F28"/>
    <w:rsid w:val="00D82FC1"/>
    <w:rsid w:val="00D83968"/>
    <w:rsid w:val="00D95995"/>
    <w:rsid w:val="00D97078"/>
    <w:rsid w:val="00DB3642"/>
    <w:rsid w:val="00DB4364"/>
    <w:rsid w:val="00DB49D7"/>
    <w:rsid w:val="00DC083A"/>
    <w:rsid w:val="00DC2E2F"/>
    <w:rsid w:val="00DD51A3"/>
    <w:rsid w:val="00DD70C5"/>
    <w:rsid w:val="00DE0D89"/>
    <w:rsid w:val="00DE6E86"/>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A1B22"/>
    <w:rsid w:val="00EB0A9E"/>
    <w:rsid w:val="00EB33F5"/>
    <w:rsid w:val="00EB7FA8"/>
    <w:rsid w:val="00EC07B3"/>
    <w:rsid w:val="00ED5444"/>
    <w:rsid w:val="00EF0C34"/>
    <w:rsid w:val="00EF6E61"/>
    <w:rsid w:val="00F01763"/>
    <w:rsid w:val="00F03502"/>
    <w:rsid w:val="00F14E46"/>
    <w:rsid w:val="00F15DE3"/>
    <w:rsid w:val="00F164D5"/>
    <w:rsid w:val="00F16782"/>
    <w:rsid w:val="00F35658"/>
    <w:rsid w:val="00F364A0"/>
    <w:rsid w:val="00F37ACD"/>
    <w:rsid w:val="00F40A2C"/>
    <w:rsid w:val="00F53CE8"/>
    <w:rsid w:val="00F70FB4"/>
    <w:rsid w:val="00F870EE"/>
    <w:rsid w:val="00F9129B"/>
    <w:rsid w:val="00FA6A2F"/>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Ttulo1">
    <w:name w:val="heading 1"/>
    <w:basedOn w:val="Titulo"/>
    <w:next w:val="Titulo"/>
    <w:link w:val="Ttulo1Char"/>
    <w:qFormat/>
    <w:rsid w:val="00105ED9"/>
    <w:pPr>
      <w:keepNext/>
      <w:numPr>
        <w:numId w:val="1"/>
      </w:numPr>
      <w:tabs>
        <w:tab w:val="left" w:pos="284"/>
      </w:tabs>
      <w:spacing w:before="120" w:after="120" w:line="360" w:lineRule="auto"/>
      <w:ind w:left="432"/>
      <w:jc w:val="both"/>
      <w:outlineLvl w:val="0"/>
    </w:pPr>
  </w:style>
  <w:style w:type="paragraph" w:styleId="Ttulo2">
    <w:name w:val="heading 2"/>
    <w:basedOn w:val="Remissivo2"/>
    <w:next w:val="Remissivo2"/>
    <w:link w:val="Ttulo2Char"/>
    <w:autoRedefine/>
    <w:qFormat/>
    <w:rsid w:val="000945DA"/>
    <w:pPr>
      <w:keepNext/>
      <w:numPr>
        <w:ilvl w:val="1"/>
        <w:numId w:val="1"/>
      </w:numPr>
      <w:tabs>
        <w:tab w:val="left" w:pos="426"/>
      </w:tabs>
      <w:spacing w:before="240" w:after="240"/>
      <w:jc w:val="both"/>
      <w:outlineLvl w:val="1"/>
    </w:pPr>
    <w:rPr>
      <w:b/>
      <w:bCs/>
      <w:iCs/>
    </w:rPr>
  </w:style>
  <w:style w:type="paragraph" w:styleId="Ttulo3">
    <w:name w:val="heading 3"/>
    <w:basedOn w:val="Remissivo3"/>
    <w:next w:val="Remissivo3"/>
    <w:link w:val="Ttulo3Char"/>
    <w:autoRedefine/>
    <w:qFormat/>
    <w:rsid w:val="00D669E3"/>
    <w:pPr>
      <w:keepNext/>
      <w:numPr>
        <w:ilvl w:val="2"/>
        <w:numId w:val="1"/>
      </w:numPr>
      <w:tabs>
        <w:tab w:val="left" w:pos="284"/>
      </w:tabs>
      <w:spacing w:line="360" w:lineRule="auto"/>
      <w:jc w:val="both"/>
      <w:outlineLvl w:val="2"/>
    </w:pPr>
    <w:rPr>
      <w:b/>
      <w:bCs/>
    </w:rPr>
  </w:style>
  <w:style w:type="paragraph" w:styleId="Ttulo4">
    <w:name w:val="heading 4"/>
    <w:basedOn w:val="Normal"/>
    <w:next w:val="Normal"/>
    <w:link w:val="Ttulo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7A2536"/>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7A2536"/>
  </w:style>
  <w:style w:type="paragraph" w:styleId="Rodap">
    <w:name w:val="footer"/>
    <w:basedOn w:val="Normal"/>
    <w:link w:val="RodapChar"/>
    <w:unhideWhenUsed/>
    <w:rsid w:val="007A2536"/>
    <w:pPr>
      <w:tabs>
        <w:tab w:val="center" w:pos="4419"/>
        <w:tab w:val="right" w:pos="8838"/>
      </w:tabs>
      <w:spacing w:after="0" w:line="240" w:lineRule="auto"/>
    </w:pPr>
  </w:style>
  <w:style w:type="character" w:customStyle="1" w:styleId="RodapChar">
    <w:name w:val="Rodapé Char"/>
    <w:basedOn w:val="Fontepargpadro"/>
    <w:link w:val="Rodap"/>
    <w:uiPriority w:val="99"/>
    <w:rsid w:val="007A2536"/>
  </w:style>
  <w:style w:type="paragraph" w:styleId="PargrafodaLista">
    <w:name w:val="List Paragraph"/>
    <w:basedOn w:val="Normal"/>
    <w:uiPriority w:val="34"/>
    <w:qFormat/>
    <w:rsid w:val="00926242"/>
    <w:pPr>
      <w:ind w:left="720"/>
      <w:contextualSpacing/>
    </w:pPr>
  </w:style>
  <w:style w:type="paragraph" w:styleId="Textodebalo">
    <w:name w:val="Balloon Text"/>
    <w:basedOn w:val="Normal"/>
    <w:link w:val="TextodebaloChar"/>
    <w:uiPriority w:val="99"/>
    <w:semiHidden/>
    <w:unhideWhenUsed/>
    <w:rsid w:val="00A92EB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2EB9"/>
    <w:rPr>
      <w:rFonts w:ascii="Tahoma" w:eastAsia="Calibri" w:hAnsi="Tahoma" w:cs="Tahoma"/>
      <w:sz w:val="16"/>
      <w:szCs w:val="16"/>
    </w:rPr>
  </w:style>
  <w:style w:type="paragraph" w:styleId="Sumrio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Sumrio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Sumrio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Sumrio4">
    <w:name w:val="toc 4"/>
    <w:basedOn w:val="Normal"/>
    <w:next w:val="Normal"/>
    <w:autoRedefine/>
    <w:uiPriority w:val="39"/>
    <w:unhideWhenUsed/>
    <w:rsid w:val="00E86854"/>
    <w:pPr>
      <w:spacing w:after="0"/>
      <w:ind w:left="440"/>
    </w:pPr>
    <w:rPr>
      <w:rFonts w:ascii="Arial" w:hAnsi="Arial"/>
      <w:sz w:val="24"/>
      <w:szCs w:val="20"/>
    </w:rPr>
  </w:style>
  <w:style w:type="paragraph" w:styleId="Sumrio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Fontepargpadro"/>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Legenda">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Ttulo1Char">
    <w:name w:val="Título 1 Char"/>
    <w:basedOn w:val="Fontepargpadro"/>
    <w:link w:val="Ttulo1"/>
    <w:rsid w:val="00105ED9"/>
    <w:rPr>
      <w:rFonts w:ascii="Arial" w:eastAsia="Times New Roman" w:hAnsi="Arial" w:cs="Arial"/>
      <w:b/>
      <w:bCs/>
      <w:kern w:val="1"/>
      <w:sz w:val="24"/>
      <w:szCs w:val="32"/>
      <w:lang w:eastAsia="ar-SA"/>
    </w:rPr>
  </w:style>
  <w:style w:type="character" w:customStyle="1" w:styleId="Ttulo2Char">
    <w:name w:val="Título 2 Char"/>
    <w:basedOn w:val="Fontepargpadro"/>
    <w:link w:val="Ttulo2"/>
    <w:rsid w:val="000945DA"/>
    <w:rPr>
      <w:rFonts w:ascii="Arial" w:eastAsia="Times New Roman" w:hAnsi="Arial" w:cs="Arial"/>
      <w:b/>
      <w:bCs/>
      <w:iCs/>
      <w:sz w:val="24"/>
      <w:szCs w:val="24"/>
      <w:lang w:eastAsia="ar-SA"/>
    </w:rPr>
  </w:style>
  <w:style w:type="character" w:customStyle="1" w:styleId="Ttulo3Char">
    <w:name w:val="Título 3 Char"/>
    <w:basedOn w:val="Fontepargpadro"/>
    <w:link w:val="Ttulo3"/>
    <w:rsid w:val="00D669E3"/>
    <w:rPr>
      <w:rFonts w:ascii="Arial" w:eastAsia="Times New Roman" w:hAnsi="Arial" w:cs="Arial"/>
      <w:b/>
      <w:bCs/>
      <w:sz w:val="24"/>
      <w:szCs w:val="24"/>
      <w:lang w:eastAsia="ar-SA"/>
    </w:rPr>
  </w:style>
  <w:style w:type="character" w:styleId="Nmerodepgina">
    <w:name w:val="page number"/>
    <w:basedOn w:val="Fontepargpadro"/>
    <w:rsid w:val="00423ADE"/>
  </w:style>
  <w:style w:type="paragraph" w:customStyle="1" w:styleId="Titulo">
    <w:name w:val="Titulo"/>
    <w:basedOn w:val="Normal"/>
    <w:next w:val="Remissivo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Remissivo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Remissivo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CitaoHTML">
    <w:name w:val="HTML Cite"/>
    <w:basedOn w:val="Fontepargpadro"/>
    <w:uiPriority w:val="99"/>
    <w:unhideWhenUsed/>
    <w:rsid w:val="00423ADE"/>
    <w:rPr>
      <w:i/>
      <w:iCs/>
    </w:rPr>
  </w:style>
  <w:style w:type="paragraph" w:styleId="Remissivo1">
    <w:name w:val="index 1"/>
    <w:basedOn w:val="Normal"/>
    <w:next w:val="Normal"/>
    <w:autoRedefine/>
    <w:uiPriority w:val="99"/>
    <w:semiHidden/>
    <w:unhideWhenUsed/>
    <w:rsid w:val="00423ADE"/>
    <w:pPr>
      <w:spacing w:after="0" w:line="240" w:lineRule="auto"/>
      <w:ind w:left="220" w:hanging="220"/>
    </w:pPr>
  </w:style>
  <w:style w:type="character" w:customStyle="1" w:styleId="Ttulo9Char">
    <w:name w:val="Título 9 Char"/>
    <w:basedOn w:val="Fontepargpadro"/>
    <w:link w:val="Ttulo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Ttulo8Char">
    <w:name w:val="Título 8 Char"/>
    <w:basedOn w:val="Fontepargpadro"/>
    <w:link w:val="Ttulo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Ttulo7Char">
    <w:name w:val="Título 7 Char"/>
    <w:basedOn w:val="Fontepargpadro"/>
    <w:link w:val="Ttulo7"/>
    <w:uiPriority w:val="9"/>
    <w:semiHidden/>
    <w:rsid w:val="00423ADE"/>
    <w:rPr>
      <w:rFonts w:asciiTheme="majorHAnsi" w:eastAsiaTheme="majorEastAsia" w:hAnsiTheme="majorHAnsi" w:cstheme="majorBidi"/>
      <w:i/>
      <w:iCs/>
      <w:color w:val="243F60" w:themeColor="accent1" w:themeShade="7F"/>
    </w:rPr>
  </w:style>
  <w:style w:type="character" w:customStyle="1" w:styleId="Ttulo6Char">
    <w:name w:val="Título 6 Char"/>
    <w:basedOn w:val="Fontepargpadro"/>
    <w:link w:val="Ttulo6"/>
    <w:uiPriority w:val="9"/>
    <w:semiHidden/>
    <w:rsid w:val="00423ADE"/>
    <w:rPr>
      <w:rFonts w:asciiTheme="majorHAnsi" w:eastAsiaTheme="majorEastAsia" w:hAnsiTheme="majorHAnsi" w:cstheme="majorBidi"/>
      <w:color w:val="243F60" w:themeColor="accent1" w:themeShade="7F"/>
    </w:rPr>
  </w:style>
  <w:style w:type="character" w:customStyle="1" w:styleId="Ttulo5Char">
    <w:name w:val="Título 5 Char"/>
    <w:basedOn w:val="Fontepargpadro"/>
    <w:link w:val="Ttulo5"/>
    <w:uiPriority w:val="9"/>
    <w:semiHidden/>
    <w:rsid w:val="00423ADE"/>
    <w:rPr>
      <w:rFonts w:asciiTheme="majorHAnsi" w:eastAsiaTheme="majorEastAsia" w:hAnsiTheme="majorHAnsi" w:cstheme="majorBidi"/>
      <w:color w:val="365F91" w:themeColor="accent1" w:themeShade="BF"/>
    </w:rPr>
  </w:style>
  <w:style w:type="character" w:customStyle="1" w:styleId="Ttulo4Char">
    <w:name w:val="Título 4 Char"/>
    <w:basedOn w:val="Fontepargpadro"/>
    <w:link w:val="Ttulo4"/>
    <w:uiPriority w:val="9"/>
    <w:semiHidden/>
    <w:rsid w:val="00423ADE"/>
    <w:rPr>
      <w:rFonts w:asciiTheme="majorHAnsi" w:eastAsiaTheme="majorEastAsia" w:hAnsiTheme="majorHAnsi" w:cstheme="majorBidi"/>
      <w:i/>
      <w:iCs/>
      <w:color w:val="365F91" w:themeColor="accent1" w:themeShade="BF"/>
    </w:rPr>
  </w:style>
  <w:style w:type="paragraph" w:styleId="CabealhodoSumrio">
    <w:name w:val="TOC Heading"/>
    <w:basedOn w:val="Ttulo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elacomgrade">
    <w:name w:val="Table Grid"/>
    <w:basedOn w:val="Tabelanormal"/>
    <w:uiPriority w:val="39"/>
    <w:rsid w:val="00D76F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D76F28"/>
    <w:rPr>
      <w:sz w:val="16"/>
      <w:szCs w:val="16"/>
    </w:rPr>
  </w:style>
  <w:style w:type="paragraph" w:styleId="Textodecomentrio">
    <w:name w:val="annotation text"/>
    <w:basedOn w:val="Normal"/>
    <w:link w:val="TextodecomentrioChar"/>
    <w:uiPriority w:val="99"/>
    <w:semiHidden/>
    <w:unhideWhenUsed/>
    <w:rsid w:val="00D76F2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76F28"/>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D76F28"/>
    <w:rPr>
      <w:b/>
      <w:bCs/>
    </w:rPr>
  </w:style>
  <w:style w:type="character" w:customStyle="1" w:styleId="AssuntodocomentrioChar">
    <w:name w:val="Assunto do comentário Char"/>
    <w:basedOn w:val="TextodecomentrioChar"/>
    <w:link w:val="Assuntodocomentrio"/>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Fontepargpadro"/>
    <w:rsid w:val="00F15DE3"/>
  </w:style>
  <w:style w:type="paragraph" w:styleId="ndicedeilustraes">
    <w:name w:val="table of figures"/>
    <w:basedOn w:val="Normal"/>
    <w:next w:val="Normal"/>
    <w:uiPriority w:val="99"/>
    <w:unhideWhenUsed/>
    <w:rsid w:val="00166924"/>
    <w:pPr>
      <w:spacing w:after="0"/>
    </w:pPr>
  </w:style>
  <w:style w:type="paragraph" w:styleId="SemEspaamento">
    <w:name w:val="No Spacing"/>
    <w:link w:val="SemEspaamento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Ttulo2"/>
    <w:next w:val="Ttulo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SemEspaamentoChar">
    <w:name w:val="Sem Espaçamento Char"/>
    <w:basedOn w:val="Fontepargpadro"/>
    <w:link w:val="SemEspaamento"/>
    <w:uiPriority w:val="1"/>
    <w:rsid w:val="003B690B"/>
    <w:rPr>
      <w:rFonts w:ascii="Arial" w:eastAsia="Arial" w:hAnsi="Arial" w:cs="Arial"/>
      <w:color w:val="000000"/>
      <w:lang w:eastAsia="pt-BR"/>
    </w:rPr>
  </w:style>
  <w:style w:type="character" w:customStyle="1" w:styleId="Titulo2Char">
    <w:name w:val="Titulo 2 Char"/>
    <w:basedOn w:val="SemEspaamentoChar"/>
    <w:link w:val="Titulo2"/>
    <w:rsid w:val="003B690B"/>
    <w:rPr>
      <w:rFonts w:ascii="Arial" w:eastAsia="Arial" w:hAnsi="Arial" w:cs="Arial"/>
      <w:color w:val="000000"/>
      <w:sz w:val="32"/>
      <w:szCs w:val="32"/>
      <w:lang w:eastAsia="pt-BR"/>
    </w:rPr>
  </w:style>
  <w:style w:type="table" w:styleId="TabeladeGrade6Colorida">
    <w:name w:val="Grid Table 6 Colorful"/>
    <w:basedOn w:val="Tabelanormal"/>
    <w:uiPriority w:val="51"/>
    <w:rsid w:val="00F40A2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targettrust.com.br/blog/os-13-principais-tipos-de-testes-de-software/" TargetMode="External"/><Relationship Id="rId26" Type="http://schemas.openxmlformats.org/officeDocument/2006/relationships/image" Target="media/image14.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531E2F-5F2E-4321-90C5-D9D619409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47</Pages>
  <Words>8078</Words>
  <Characters>43622</Characters>
  <Application>Microsoft Office Word</Application>
  <DocSecurity>0</DocSecurity>
  <Lines>363</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Copel</Company>
  <LinksUpToDate>false</LinksUpToDate>
  <CharactersWithSpaces>51597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EquipeLetsCook</dc:creator>
  <cp:keywords/>
  <dc:description/>
  <cp:lastModifiedBy>Marcelo Rivera da Silva</cp:lastModifiedBy>
  <cp:revision>10</cp:revision>
  <cp:lastPrinted>2017-09-13T01:14:00Z</cp:lastPrinted>
  <dcterms:created xsi:type="dcterms:W3CDTF">2017-09-13T01:14:00Z</dcterms:created>
  <dcterms:modified xsi:type="dcterms:W3CDTF">2017-09-18T23:05:00Z</dcterms:modified>
</cp:coreProperties>
</file>